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9A11" w14:textId="60E03B35" w:rsidR="00AD5813" w:rsidRPr="00492EF5" w:rsidRDefault="00AD5813" w:rsidP="00D63212">
      <w:pPr>
        <w:spacing w:after="0" w:line="276" w:lineRule="auto"/>
        <w:ind w:right="401"/>
        <w:rPr>
          <w:rFonts w:cs="Arial"/>
          <w:b/>
          <w:bCs/>
          <w:color w:val="935E28"/>
          <w:szCs w:val="22"/>
        </w:rPr>
      </w:pPr>
      <w:r w:rsidRPr="00492EF5">
        <w:rPr>
          <w:rFonts w:cs="Arial"/>
          <w:b/>
          <w:bCs/>
          <w:color w:val="935E28"/>
          <w:szCs w:val="22"/>
        </w:rPr>
        <w:t>OWI</w:t>
      </w:r>
      <w:r w:rsidR="004B7D72" w:rsidRPr="00492EF5">
        <w:rPr>
          <w:rFonts w:cs="Arial"/>
          <w:b/>
          <w:bCs/>
          <w:color w:val="935E28"/>
          <w:szCs w:val="22"/>
        </w:rPr>
        <w:t>I</w:t>
      </w:r>
      <w:r w:rsidRPr="00492EF5">
        <w:rPr>
          <w:rFonts w:cs="Arial"/>
          <w:b/>
          <w:bCs/>
          <w:color w:val="935E28"/>
          <w:szCs w:val="22"/>
        </w:rPr>
        <w:t xml:space="preserve">F360 SEMESTER 1 </w:t>
      </w:r>
      <w:r w:rsidR="000A57F0" w:rsidRPr="00492EF5">
        <w:rPr>
          <w:rFonts w:cs="Arial"/>
          <w:b/>
          <w:bCs/>
          <w:color w:val="935E28"/>
          <w:szCs w:val="22"/>
        </w:rPr>
        <w:t xml:space="preserve">DEURLOPENDE </w:t>
      </w:r>
      <w:r w:rsidRPr="00492EF5">
        <w:rPr>
          <w:rFonts w:cs="Arial"/>
          <w:b/>
          <w:bCs/>
          <w:color w:val="935E28"/>
          <w:szCs w:val="22"/>
        </w:rPr>
        <w:t>ASSESSERING 2: Beplanning van ‘n inleiding</w:t>
      </w:r>
    </w:p>
    <w:p w14:paraId="11E36521" w14:textId="77777777" w:rsidR="00AD5813" w:rsidRPr="00492EF5" w:rsidRDefault="00AD5813" w:rsidP="00D63212">
      <w:pPr>
        <w:spacing w:after="0" w:line="276" w:lineRule="auto"/>
        <w:ind w:right="401"/>
        <w:rPr>
          <w:rFonts w:cs="Arial"/>
          <w:b/>
          <w:bCs/>
          <w:color w:val="0E1E3B"/>
          <w:szCs w:val="22"/>
        </w:rPr>
      </w:pPr>
    </w:p>
    <w:p w14:paraId="5BAB6C7E" w14:textId="6B9F34FE" w:rsidR="00AD5813" w:rsidRPr="00492EF5" w:rsidRDefault="00AD5813" w:rsidP="00D63212">
      <w:pPr>
        <w:pStyle w:val="LysParagraaf"/>
        <w:numPr>
          <w:ilvl w:val="0"/>
          <w:numId w:val="5"/>
        </w:numPr>
        <w:spacing w:after="0" w:line="276" w:lineRule="auto"/>
        <w:ind w:left="426" w:right="401" w:hanging="426"/>
        <w:rPr>
          <w:rFonts w:cs="Arial"/>
          <w:b/>
          <w:bCs/>
          <w:color w:val="935E28"/>
          <w:szCs w:val="22"/>
        </w:rPr>
      </w:pPr>
      <w:r w:rsidRPr="00492EF5">
        <w:rPr>
          <w:rFonts w:cs="Arial"/>
          <w:b/>
          <w:bCs/>
          <w:color w:val="935E28"/>
          <w:szCs w:val="22"/>
        </w:rPr>
        <w:t>Bestudeer die KABV-dokument vir Grondslagfase Afrikaans Huistaal Graad</w:t>
      </w:r>
      <w:r w:rsidR="004B7D72" w:rsidRPr="00492EF5">
        <w:rPr>
          <w:rFonts w:cs="Arial"/>
          <w:b/>
          <w:bCs/>
          <w:color w:val="935E28"/>
          <w:szCs w:val="22"/>
        </w:rPr>
        <w:t xml:space="preserve"> 4 - 6</w:t>
      </w:r>
      <w:r w:rsidRPr="00492EF5">
        <w:rPr>
          <w:rFonts w:cs="Arial"/>
          <w:b/>
          <w:bCs/>
          <w:color w:val="935E28"/>
          <w:szCs w:val="22"/>
        </w:rPr>
        <w:t>.</w:t>
      </w:r>
    </w:p>
    <w:p w14:paraId="5A6DFEE1" w14:textId="77777777" w:rsidR="00AD5813" w:rsidRPr="00492EF5" w:rsidRDefault="00AD5813" w:rsidP="00D63212">
      <w:pPr>
        <w:spacing w:after="0" w:line="276" w:lineRule="auto"/>
        <w:ind w:right="401"/>
        <w:rPr>
          <w:rFonts w:cs="Arial"/>
          <w:b/>
          <w:bCs/>
          <w:color w:val="0E1E3B"/>
          <w:szCs w:val="22"/>
        </w:rPr>
      </w:pPr>
    </w:p>
    <w:p w14:paraId="48D7E72A" w14:textId="4F5E46CB" w:rsidR="00AD5813" w:rsidRPr="00492EF5" w:rsidRDefault="00AD5813" w:rsidP="00D63212">
      <w:pPr>
        <w:pStyle w:val="LysParagraaf"/>
        <w:numPr>
          <w:ilvl w:val="0"/>
          <w:numId w:val="4"/>
        </w:numPr>
        <w:spacing w:after="0" w:line="276" w:lineRule="auto"/>
        <w:ind w:left="426" w:right="401" w:hanging="426"/>
        <w:rPr>
          <w:rFonts w:cs="Arial"/>
          <w:b/>
          <w:bCs/>
          <w:szCs w:val="22"/>
        </w:rPr>
      </w:pPr>
      <w:r w:rsidRPr="00492EF5">
        <w:rPr>
          <w:rFonts w:cs="Arial"/>
          <w:b/>
          <w:bCs/>
          <w:szCs w:val="22"/>
        </w:rPr>
        <w:t xml:space="preserve">Identifiseer gepaste leerinhoud vir graad </w:t>
      </w:r>
      <w:r w:rsidR="00A11F24" w:rsidRPr="00492EF5">
        <w:rPr>
          <w:rFonts w:cs="Arial"/>
          <w:b/>
          <w:bCs/>
          <w:szCs w:val="22"/>
        </w:rPr>
        <w:t>6</w:t>
      </w:r>
      <w:r w:rsidRPr="00492EF5">
        <w:rPr>
          <w:rFonts w:cs="Arial"/>
          <w:b/>
          <w:bCs/>
          <w:szCs w:val="22"/>
        </w:rPr>
        <w:t>-leerders.</w:t>
      </w:r>
    </w:p>
    <w:p w14:paraId="6B7E89CA" w14:textId="77777777" w:rsidR="00913EDA" w:rsidRPr="00492EF5" w:rsidRDefault="00913EDA" w:rsidP="00D63212">
      <w:pPr>
        <w:pStyle w:val="LysParagraaf"/>
        <w:spacing w:after="0" w:line="276" w:lineRule="auto"/>
        <w:ind w:left="426" w:right="401"/>
        <w:rPr>
          <w:rFonts w:cs="Arial"/>
          <w:szCs w:val="22"/>
        </w:rPr>
      </w:pPr>
    </w:p>
    <w:p w14:paraId="263C94D3" w14:textId="77777777" w:rsidR="00913EDA" w:rsidRPr="00492EF5" w:rsidRDefault="00913EDA" w:rsidP="00D63212">
      <w:pPr>
        <w:spacing w:after="0" w:line="276" w:lineRule="auto"/>
        <w:ind w:right="401"/>
        <w:rPr>
          <w:rFonts w:cs="Arial"/>
          <w:szCs w:val="22"/>
        </w:rPr>
      </w:pPr>
    </w:p>
    <w:p w14:paraId="54976688" w14:textId="77777777" w:rsidR="00913EDA" w:rsidRPr="00492EF5" w:rsidRDefault="00913EDA" w:rsidP="00D63212">
      <w:pPr>
        <w:spacing w:after="0" w:line="276" w:lineRule="auto"/>
        <w:ind w:left="426" w:right="401"/>
        <w:rPr>
          <w:rFonts w:cs="Arial"/>
          <w:b/>
          <w:bCs/>
          <w:szCs w:val="22"/>
          <w:u w:val="single"/>
        </w:rPr>
      </w:pPr>
      <w:r w:rsidRPr="00492EF5">
        <w:rPr>
          <w:rFonts w:cs="Arial"/>
          <w:b/>
          <w:bCs/>
          <w:szCs w:val="22"/>
          <w:u w:val="single"/>
        </w:rPr>
        <w:t xml:space="preserve">Werk met sinne: </w:t>
      </w:r>
    </w:p>
    <w:p w14:paraId="31B2D511" w14:textId="77777777" w:rsidR="00913EDA" w:rsidRPr="00492EF5" w:rsidRDefault="00913EDA" w:rsidP="00D63212">
      <w:pPr>
        <w:spacing w:after="0" w:line="276" w:lineRule="auto"/>
        <w:ind w:left="426" w:right="401"/>
        <w:rPr>
          <w:rFonts w:cs="Arial"/>
          <w:szCs w:val="22"/>
        </w:rPr>
      </w:pPr>
    </w:p>
    <w:p w14:paraId="5B3C67F3" w14:textId="2BEF32B3" w:rsidR="00913EDA" w:rsidRPr="00492EF5" w:rsidRDefault="00913EDA" w:rsidP="00D63212">
      <w:pPr>
        <w:spacing w:after="0" w:line="276" w:lineRule="auto"/>
        <w:ind w:left="426" w:right="401"/>
        <w:rPr>
          <w:rFonts w:cs="Arial"/>
          <w:b/>
          <w:bCs/>
          <w:szCs w:val="22"/>
        </w:rPr>
      </w:pPr>
      <w:r w:rsidRPr="00492EF5">
        <w:rPr>
          <w:rFonts w:cs="Arial"/>
          <w:b/>
          <w:bCs/>
          <w:szCs w:val="22"/>
        </w:rPr>
        <w:t xml:space="preserve">Woordsoorte: Selfstandige naamwoorde </w:t>
      </w:r>
    </w:p>
    <w:p w14:paraId="3C658789" w14:textId="77777777" w:rsidR="00913EDA" w:rsidRPr="00492EF5" w:rsidRDefault="00913EDA" w:rsidP="00D63212">
      <w:pPr>
        <w:spacing w:after="0" w:line="276" w:lineRule="auto"/>
        <w:ind w:left="426" w:right="401"/>
        <w:rPr>
          <w:rFonts w:cs="Arial"/>
          <w:szCs w:val="22"/>
        </w:rPr>
      </w:pPr>
    </w:p>
    <w:p w14:paraId="1DB47324" w14:textId="2F643732" w:rsidR="00913EDA" w:rsidRPr="00492EF5" w:rsidRDefault="00913EDA" w:rsidP="00D63212">
      <w:pPr>
        <w:pStyle w:val="Lyskolpunt"/>
        <w:tabs>
          <w:tab w:val="clear" w:pos="360"/>
          <w:tab w:val="num" w:pos="786"/>
        </w:tabs>
        <w:spacing w:after="0" w:line="276" w:lineRule="auto"/>
        <w:ind w:left="786" w:right="401"/>
        <w:rPr>
          <w:rFonts w:cs="Arial"/>
          <w:szCs w:val="22"/>
        </w:rPr>
      </w:pPr>
      <w:r w:rsidRPr="00492EF5">
        <w:rPr>
          <w:rFonts w:cs="Arial"/>
          <w:b/>
          <w:bCs/>
          <w:szCs w:val="22"/>
        </w:rPr>
        <w:t>Soortnaam</w:t>
      </w:r>
      <w:r w:rsidR="006361E9" w:rsidRPr="00492EF5">
        <w:rPr>
          <w:rFonts w:cs="Arial"/>
          <w:b/>
          <w:bCs/>
          <w:szCs w:val="22"/>
        </w:rPr>
        <w:t>:</w:t>
      </w:r>
      <w:r w:rsidRPr="00492EF5">
        <w:rPr>
          <w:rFonts w:cs="Arial"/>
          <w:szCs w:val="22"/>
        </w:rPr>
        <w:t xml:space="preserve"> Verwys na alledaagse voorwerpe bv tafel </w:t>
      </w:r>
    </w:p>
    <w:p w14:paraId="2BC74858" w14:textId="77777777" w:rsidR="00913EDA" w:rsidRPr="00492EF5" w:rsidRDefault="00913EDA" w:rsidP="00D63212">
      <w:pPr>
        <w:pStyle w:val="Lyskolpunt"/>
        <w:tabs>
          <w:tab w:val="clear" w:pos="360"/>
          <w:tab w:val="num" w:pos="786"/>
        </w:tabs>
        <w:spacing w:after="0" w:line="276" w:lineRule="auto"/>
        <w:ind w:left="786" w:right="401"/>
        <w:rPr>
          <w:rFonts w:cs="Arial"/>
          <w:szCs w:val="22"/>
        </w:rPr>
      </w:pPr>
      <w:r w:rsidRPr="00492EF5">
        <w:rPr>
          <w:rFonts w:cs="Arial"/>
          <w:b/>
          <w:bCs/>
          <w:szCs w:val="22"/>
        </w:rPr>
        <w:t>Eienaam:</w:t>
      </w:r>
      <w:r w:rsidRPr="00492EF5">
        <w:rPr>
          <w:rFonts w:cs="Arial"/>
          <w:szCs w:val="22"/>
        </w:rPr>
        <w:t xml:space="preserve"> Name van spesifieke persone of dinge bv Randy / Renault </w:t>
      </w:r>
    </w:p>
    <w:p w14:paraId="6B7B632F" w14:textId="77777777" w:rsidR="00913EDA" w:rsidRPr="00492EF5" w:rsidRDefault="00913EDA" w:rsidP="00D63212">
      <w:pPr>
        <w:pStyle w:val="Lyskolpunt"/>
        <w:tabs>
          <w:tab w:val="clear" w:pos="360"/>
          <w:tab w:val="num" w:pos="786"/>
        </w:tabs>
        <w:spacing w:after="0" w:line="276" w:lineRule="auto"/>
        <w:ind w:left="786" w:right="401"/>
        <w:rPr>
          <w:rFonts w:cs="Arial"/>
          <w:szCs w:val="22"/>
        </w:rPr>
      </w:pPr>
      <w:r w:rsidRPr="00492EF5">
        <w:rPr>
          <w:rFonts w:cs="Arial"/>
          <w:b/>
          <w:bCs/>
          <w:szCs w:val="22"/>
        </w:rPr>
        <w:t>Versamelnaam:</w:t>
      </w:r>
      <w:r w:rsidRPr="00492EF5">
        <w:rPr>
          <w:rFonts w:cs="Arial"/>
          <w:szCs w:val="22"/>
        </w:rPr>
        <w:t xml:space="preserve"> Verwys na versamelings bv duiwe </w:t>
      </w:r>
    </w:p>
    <w:p w14:paraId="60A9C3F0" w14:textId="242680BF" w:rsidR="00913EDA" w:rsidRPr="00492EF5" w:rsidRDefault="00913EDA" w:rsidP="00D63212">
      <w:pPr>
        <w:pStyle w:val="Lyskolpunt"/>
        <w:tabs>
          <w:tab w:val="clear" w:pos="360"/>
          <w:tab w:val="num" w:pos="786"/>
        </w:tabs>
        <w:spacing w:after="0" w:line="276" w:lineRule="auto"/>
        <w:ind w:left="786" w:right="401"/>
        <w:rPr>
          <w:rFonts w:cs="Arial"/>
          <w:szCs w:val="22"/>
        </w:rPr>
      </w:pPr>
      <w:r w:rsidRPr="00492EF5">
        <w:rPr>
          <w:rFonts w:cs="Arial"/>
          <w:b/>
          <w:bCs/>
          <w:szCs w:val="22"/>
        </w:rPr>
        <w:t>Massanaam:</w:t>
      </w:r>
      <w:r w:rsidRPr="00492EF5">
        <w:rPr>
          <w:rFonts w:cs="Arial"/>
          <w:szCs w:val="22"/>
        </w:rPr>
        <w:t xml:space="preserve"> Verwys na ontelbare selfstandige naamwoorde bv sand; sout</w:t>
      </w:r>
    </w:p>
    <w:p w14:paraId="36171D56" w14:textId="77777777" w:rsidR="00AD5813" w:rsidRDefault="00AD5813" w:rsidP="00D63212">
      <w:pPr>
        <w:spacing w:after="0" w:line="276" w:lineRule="auto"/>
        <w:ind w:right="401"/>
        <w:rPr>
          <w:rFonts w:cs="Arial"/>
          <w:szCs w:val="22"/>
        </w:rPr>
      </w:pPr>
    </w:p>
    <w:p w14:paraId="29262DEB" w14:textId="77777777" w:rsidR="009077B4" w:rsidRPr="00492EF5" w:rsidRDefault="009077B4" w:rsidP="00D63212">
      <w:pPr>
        <w:spacing w:after="0" w:line="276" w:lineRule="auto"/>
        <w:ind w:right="401"/>
        <w:rPr>
          <w:rFonts w:cs="Arial"/>
          <w:szCs w:val="22"/>
        </w:rPr>
      </w:pPr>
    </w:p>
    <w:p w14:paraId="2FCD3BAB" w14:textId="77777777" w:rsidR="00AD5813" w:rsidRPr="00492EF5" w:rsidRDefault="00AD5813" w:rsidP="00D63212">
      <w:pPr>
        <w:spacing w:after="0" w:line="276" w:lineRule="auto"/>
        <w:ind w:left="426" w:right="401"/>
        <w:rPr>
          <w:rFonts w:cs="Arial"/>
          <w:szCs w:val="22"/>
        </w:rPr>
      </w:pPr>
    </w:p>
    <w:p w14:paraId="6F76D746" w14:textId="77777777" w:rsidR="00AD5813" w:rsidRPr="00492EF5" w:rsidRDefault="00AD5813" w:rsidP="00D63212">
      <w:pPr>
        <w:pStyle w:val="LysParagraaf"/>
        <w:numPr>
          <w:ilvl w:val="0"/>
          <w:numId w:val="4"/>
        </w:numPr>
        <w:spacing w:after="0" w:line="276" w:lineRule="auto"/>
        <w:ind w:left="426" w:right="401" w:hanging="426"/>
        <w:rPr>
          <w:rFonts w:cs="Arial"/>
          <w:b/>
          <w:bCs/>
          <w:szCs w:val="22"/>
        </w:rPr>
      </w:pPr>
      <w:r w:rsidRPr="00492EF5">
        <w:rPr>
          <w:rFonts w:cs="Arial"/>
          <w:b/>
          <w:bCs/>
          <w:szCs w:val="22"/>
        </w:rPr>
        <w:t>Dui die bladsynommer in die KABV-dokument aan waarop die gekose leerinhoud verskyn.</w:t>
      </w:r>
    </w:p>
    <w:p w14:paraId="3D2D958F" w14:textId="77777777" w:rsidR="00AD5813" w:rsidRPr="00492EF5" w:rsidRDefault="00AD5813" w:rsidP="00D63212">
      <w:pPr>
        <w:pStyle w:val="LysParagraaf"/>
        <w:spacing w:after="0" w:line="276" w:lineRule="auto"/>
        <w:ind w:left="426" w:right="401"/>
        <w:rPr>
          <w:rFonts w:cs="Arial"/>
          <w:szCs w:val="22"/>
        </w:rPr>
      </w:pPr>
    </w:p>
    <w:p w14:paraId="2760598D" w14:textId="77777777" w:rsidR="00913EDA" w:rsidRPr="00492EF5" w:rsidRDefault="00913EDA" w:rsidP="00D63212">
      <w:pPr>
        <w:pStyle w:val="LysParagraaf"/>
        <w:spacing w:after="0" w:line="276" w:lineRule="auto"/>
        <w:ind w:left="426" w:right="401"/>
        <w:rPr>
          <w:rFonts w:cs="Arial"/>
          <w:szCs w:val="22"/>
        </w:rPr>
      </w:pPr>
    </w:p>
    <w:p w14:paraId="733B3C0B" w14:textId="097E4A7F" w:rsidR="00913EDA" w:rsidRPr="00492EF5" w:rsidRDefault="00913EDA" w:rsidP="00D63212">
      <w:pPr>
        <w:pStyle w:val="Lyskolpunt"/>
        <w:tabs>
          <w:tab w:val="clear" w:pos="360"/>
          <w:tab w:val="num" w:pos="786"/>
        </w:tabs>
        <w:spacing w:after="0" w:line="276" w:lineRule="auto"/>
        <w:ind w:left="786" w:right="401"/>
        <w:rPr>
          <w:rFonts w:cs="Arial"/>
          <w:szCs w:val="22"/>
        </w:rPr>
      </w:pPr>
      <w:r w:rsidRPr="00492EF5">
        <w:rPr>
          <w:rFonts w:cs="Arial"/>
          <w:szCs w:val="22"/>
        </w:rPr>
        <w:t xml:space="preserve">Bladsy 20 (Woordsoorte: Selfstandige </w:t>
      </w:r>
      <w:commentRangeStart w:id="0"/>
      <w:r w:rsidRPr="00492EF5">
        <w:rPr>
          <w:rFonts w:cs="Arial"/>
          <w:szCs w:val="22"/>
        </w:rPr>
        <w:t>naamwoorde</w:t>
      </w:r>
      <w:commentRangeEnd w:id="0"/>
      <w:r w:rsidR="00D63212" w:rsidRPr="00492EF5">
        <w:rPr>
          <w:rStyle w:val="Opmerkingverwysing"/>
          <w:rFonts w:cs="Arial"/>
          <w:sz w:val="22"/>
          <w:szCs w:val="22"/>
        </w:rPr>
        <w:commentReference w:id="0"/>
      </w:r>
      <w:r w:rsidRPr="00492EF5">
        <w:rPr>
          <w:rFonts w:cs="Arial"/>
          <w:szCs w:val="22"/>
        </w:rPr>
        <w:t>)</w:t>
      </w:r>
    </w:p>
    <w:p w14:paraId="18CF75FA" w14:textId="77777777" w:rsidR="00AD5813" w:rsidRPr="00492EF5" w:rsidRDefault="00AD5813" w:rsidP="00D63212">
      <w:pPr>
        <w:pStyle w:val="LysParagraaf"/>
        <w:spacing w:after="0" w:line="276" w:lineRule="auto"/>
        <w:ind w:left="426" w:right="401"/>
        <w:rPr>
          <w:rFonts w:cs="Arial"/>
          <w:color w:val="0E1E3B"/>
          <w:szCs w:val="22"/>
        </w:rPr>
      </w:pPr>
    </w:p>
    <w:p w14:paraId="1223429E" w14:textId="77777777" w:rsidR="00913EDA" w:rsidRDefault="00913EDA" w:rsidP="00D63212">
      <w:pPr>
        <w:pStyle w:val="LysParagraaf"/>
        <w:spacing w:after="0" w:line="276" w:lineRule="auto"/>
        <w:ind w:left="426" w:right="401"/>
        <w:rPr>
          <w:rFonts w:cs="Arial"/>
          <w:color w:val="0E1E3B"/>
          <w:szCs w:val="22"/>
        </w:rPr>
      </w:pPr>
    </w:p>
    <w:p w14:paraId="226234F7" w14:textId="77777777" w:rsidR="009077B4" w:rsidRPr="00492EF5" w:rsidRDefault="009077B4" w:rsidP="00D63212">
      <w:pPr>
        <w:pStyle w:val="LysParagraaf"/>
        <w:spacing w:after="0" w:line="276" w:lineRule="auto"/>
        <w:ind w:left="426" w:right="401"/>
        <w:rPr>
          <w:rFonts w:cs="Arial"/>
          <w:color w:val="0E1E3B"/>
          <w:szCs w:val="22"/>
        </w:rPr>
      </w:pPr>
    </w:p>
    <w:p w14:paraId="275A2EB2" w14:textId="3B15BC79" w:rsidR="00AD5813" w:rsidRPr="00492EF5" w:rsidRDefault="00AD5813" w:rsidP="00D63212">
      <w:pPr>
        <w:pStyle w:val="LysParagraaf"/>
        <w:numPr>
          <w:ilvl w:val="0"/>
          <w:numId w:val="5"/>
        </w:numPr>
        <w:spacing w:after="0" w:line="276" w:lineRule="auto"/>
        <w:ind w:left="426" w:right="401" w:hanging="426"/>
        <w:rPr>
          <w:rFonts w:cs="Arial"/>
          <w:b/>
          <w:bCs/>
          <w:color w:val="935E28"/>
          <w:szCs w:val="22"/>
        </w:rPr>
      </w:pPr>
      <w:r w:rsidRPr="00492EF5">
        <w:rPr>
          <w:rFonts w:cs="Arial"/>
          <w:b/>
          <w:bCs/>
          <w:color w:val="935E28"/>
          <w:szCs w:val="22"/>
        </w:rPr>
        <w:t>Eerste poging.</w:t>
      </w:r>
    </w:p>
    <w:p w14:paraId="4D8FF942" w14:textId="77777777" w:rsidR="00AD5813" w:rsidRPr="00492EF5" w:rsidRDefault="00AD5813" w:rsidP="00D63212">
      <w:pPr>
        <w:pStyle w:val="LysParagraaf"/>
        <w:spacing w:after="0" w:line="276" w:lineRule="auto"/>
        <w:ind w:left="426" w:right="401"/>
        <w:rPr>
          <w:rFonts w:cs="Arial"/>
          <w:color w:val="0E1E3B"/>
          <w:szCs w:val="22"/>
        </w:rPr>
      </w:pPr>
    </w:p>
    <w:p w14:paraId="4334C727" w14:textId="0B678C2F" w:rsidR="00AD5813" w:rsidRPr="00492EF5" w:rsidRDefault="00AD5813" w:rsidP="00D63212">
      <w:pPr>
        <w:pStyle w:val="LysParagraaf"/>
        <w:numPr>
          <w:ilvl w:val="0"/>
          <w:numId w:val="4"/>
        </w:numPr>
        <w:spacing w:after="0" w:line="276" w:lineRule="auto"/>
        <w:ind w:left="426" w:right="401" w:hanging="426"/>
        <w:rPr>
          <w:rFonts w:eastAsia="Calibri" w:cs="Arial"/>
          <w:b/>
          <w:bCs/>
          <w:szCs w:val="22"/>
          <w:lang w:eastAsia="en-ZA"/>
        </w:rPr>
      </w:pPr>
      <w:r w:rsidRPr="00492EF5">
        <w:rPr>
          <w:rFonts w:eastAsia="Calibri" w:cs="Arial"/>
          <w:b/>
          <w:bCs/>
          <w:szCs w:val="22"/>
          <w:lang w:eastAsia="en-ZA"/>
        </w:rPr>
        <w:t xml:space="preserve">Formuleer ŉ gepaste inleiding van 6 minute vir die geïdentifiseerde graad </w:t>
      </w:r>
      <w:r w:rsidR="00A11F24" w:rsidRPr="00492EF5">
        <w:rPr>
          <w:rFonts w:eastAsia="Calibri" w:cs="Arial"/>
          <w:b/>
          <w:bCs/>
          <w:szCs w:val="22"/>
          <w:lang w:eastAsia="en-ZA"/>
        </w:rPr>
        <w:t>6</w:t>
      </w:r>
      <w:r w:rsidRPr="00492EF5">
        <w:rPr>
          <w:rFonts w:eastAsia="Calibri" w:cs="Arial"/>
          <w:b/>
          <w:bCs/>
          <w:szCs w:val="22"/>
          <w:lang w:eastAsia="en-ZA"/>
        </w:rPr>
        <w:t>-leerinhoud vanuit die Afrikaans Huistaal-kurrikulumdokument.</w:t>
      </w:r>
    </w:p>
    <w:p w14:paraId="7D9AA117" w14:textId="77777777" w:rsidR="000D3A74" w:rsidRPr="00492EF5" w:rsidRDefault="000D3A74" w:rsidP="00D63212">
      <w:pPr>
        <w:spacing w:after="0" w:line="276" w:lineRule="auto"/>
        <w:ind w:right="401"/>
        <w:rPr>
          <w:rFonts w:eastAsia="Calibri" w:cs="Arial"/>
          <w:szCs w:val="22"/>
          <w:lang w:eastAsia="en-ZA"/>
        </w:rPr>
      </w:pPr>
    </w:p>
    <w:p w14:paraId="47896FE8" w14:textId="77777777" w:rsidR="000D3A74" w:rsidRPr="00492EF5" w:rsidRDefault="000D3A74" w:rsidP="00D63212">
      <w:pPr>
        <w:spacing w:after="0" w:line="276" w:lineRule="auto"/>
        <w:ind w:right="401"/>
        <w:rPr>
          <w:rFonts w:eastAsia="Calibri" w:cs="Arial"/>
          <w:szCs w:val="22"/>
          <w:lang w:eastAsia="en-ZA"/>
        </w:rPr>
      </w:pPr>
    </w:p>
    <w:p w14:paraId="4565D252" w14:textId="2502535F" w:rsidR="00E360FB" w:rsidRPr="00492EF5" w:rsidRDefault="00E360FB" w:rsidP="00D63212">
      <w:pPr>
        <w:spacing w:after="0" w:line="276" w:lineRule="auto"/>
        <w:ind w:left="426" w:right="401"/>
        <w:rPr>
          <w:rFonts w:eastAsia="Calibri" w:cs="Arial"/>
          <w:szCs w:val="22"/>
          <w:lang w:eastAsia="en-ZA"/>
        </w:rPr>
      </w:pPr>
      <w:commentRangeStart w:id="1"/>
      <w:r w:rsidRPr="00492EF5">
        <w:rPr>
          <w:rFonts w:eastAsia="Calibri" w:cs="Arial"/>
          <w:szCs w:val="22"/>
          <w:lang w:eastAsia="en-ZA"/>
        </w:rPr>
        <w:t xml:space="preserve">Ek gaan die les begin deur kortliks vorige kennis te herroep </w:t>
      </w:r>
      <w:commentRangeEnd w:id="1"/>
      <w:r w:rsidR="00D63212" w:rsidRPr="00492EF5">
        <w:rPr>
          <w:rStyle w:val="Opmerkingverwysing"/>
          <w:rFonts w:eastAsia="Calibri" w:cs="Arial"/>
          <w:sz w:val="22"/>
          <w:szCs w:val="22"/>
          <w:lang w:eastAsia="en-ZA"/>
        </w:rPr>
        <w:commentReference w:id="1"/>
      </w:r>
      <w:r w:rsidRPr="00492EF5">
        <w:rPr>
          <w:rFonts w:eastAsia="Calibri" w:cs="Arial"/>
          <w:szCs w:val="22"/>
          <w:lang w:eastAsia="en-ZA"/>
        </w:rPr>
        <w:t xml:space="preserve">deur die leerders te vra wat hulle van sinne onthou en watter tipe woorde gewoonlik in sinne voorkom. Ek gaan daarna vra vir ’n paar voorbeeld sinne, byvoorbeeld “Die leerder skryf in sy boek,” en skryf dit op die bord sodat ons later weer daarna kan verwys. Volgende gaan ek vir die leerders vra om </w:t>
      </w:r>
      <w:commentRangeStart w:id="2"/>
      <w:r w:rsidRPr="00492EF5">
        <w:rPr>
          <w:rFonts w:eastAsia="Calibri" w:cs="Arial"/>
          <w:szCs w:val="22"/>
          <w:lang w:eastAsia="en-ZA"/>
        </w:rPr>
        <w:t xml:space="preserve">rondom die klaskamer te kyk </w:t>
      </w:r>
      <w:commentRangeEnd w:id="2"/>
      <w:r w:rsidR="00D63212" w:rsidRPr="00492EF5">
        <w:rPr>
          <w:rStyle w:val="Opmerkingverwysing"/>
          <w:rFonts w:eastAsia="Calibri" w:cs="Arial"/>
          <w:sz w:val="22"/>
          <w:szCs w:val="22"/>
          <w:lang w:eastAsia="en-ZA"/>
        </w:rPr>
        <w:commentReference w:id="2"/>
      </w:r>
      <w:r w:rsidRPr="00492EF5">
        <w:rPr>
          <w:rFonts w:eastAsia="Calibri" w:cs="Arial"/>
          <w:szCs w:val="22"/>
          <w:lang w:eastAsia="en-ZA"/>
        </w:rPr>
        <w:t>en ’n paar dinge te noem wat hulle sien, soos ’n tafel, stoel, boek of skooltas. Verder gaan ek verduidelik dat hierdie woorde name vir dinge is en dat ons dit selfstandige naamwoorde noem, dit wil sê dit is woorde wat mense, plekke, diere en dinge benoem. Daarna gaan ek die sinne op die bord gebruik en vir die leerders vra om saam met my die selfstandige naamwoorde in die sinne te identifiseer.</w:t>
      </w:r>
    </w:p>
    <w:p w14:paraId="034EE6FF" w14:textId="77777777" w:rsidR="00E04C57" w:rsidRPr="00492EF5" w:rsidRDefault="00E04C57" w:rsidP="00D63212">
      <w:pPr>
        <w:spacing w:after="0" w:line="276" w:lineRule="auto"/>
        <w:ind w:left="426" w:right="401"/>
        <w:rPr>
          <w:rFonts w:eastAsia="Calibri" w:cs="Arial"/>
          <w:szCs w:val="22"/>
          <w:lang w:eastAsia="en-ZA"/>
        </w:rPr>
      </w:pPr>
    </w:p>
    <w:p w14:paraId="1E29177E" w14:textId="1B863520" w:rsidR="00AE1BB3" w:rsidRPr="00492EF5" w:rsidRDefault="00E360FB" w:rsidP="00D63212">
      <w:pPr>
        <w:spacing w:after="0" w:line="276" w:lineRule="auto"/>
        <w:ind w:left="426" w:right="401"/>
        <w:rPr>
          <w:rFonts w:eastAsia="Calibri" w:cs="Arial"/>
          <w:szCs w:val="22"/>
          <w:lang w:eastAsia="en-ZA"/>
        </w:rPr>
      </w:pPr>
      <w:commentRangeStart w:id="3"/>
      <w:r w:rsidRPr="00492EF5">
        <w:rPr>
          <w:rFonts w:eastAsia="Calibri" w:cs="Arial"/>
          <w:szCs w:val="22"/>
          <w:lang w:eastAsia="en-ZA"/>
        </w:rPr>
        <w:t xml:space="preserve">Ek gaan verder verduidelik dat daar verskillende tipes selfstandige naamwoorde </w:t>
      </w:r>
      <w:commentRangeEnd w:id="3"/>
      <w:r w:rsidR="00D63212" w:rsidRPr="00492EF5">
        <w:rPr>
          <w:rStyle w:val="Opmerkingverwysing"/>
          <w:rFonts w:eastAsia="Calibri" w:cs="Arial"/>
          <w:sz w:val="22"/>
          <w:szCs w:val="22"/>
          <w:lang w:eastAsia="en-ZA"/>
        </w:rPr>
        <w:commentReference w:id="3"/>
      </w:r>
      <w:r w:rsidRPr="00492EF5">
        <w:rPr>
          <w:rFonts w:eastAsia="Calibri" w:cs="Arial"/>
          <w:szCs w:val="22"/>
          <w:lang w:eastAsia="en-ZA"/>
        </w:rPr>
        <w:t xml:space="preserve">is, naamlik soortname (algemene name vir dinge, bv. tafel), eiename (spesifieke name van persone of plekke, bv. Randy of Pretoria), versamelname (name vir ’n groep dinge, bv. ’n swerm bye), en massaname (dinge wat nie maklik getel kan word nie, bv. sand). Ek gaan weer deur die voorbeeld sinne gaan en kyk na die </w:t>
      </w:r>
      <w:r w:rsidR="00B076EA" w:rsidRPr="00492EF5">
        <w:rPr>
          <w:rFonts w:eastAsia="Calibri" w:cs="Arial"/>
          <w:szCs w:val="22"/>
          <w:lang w:eastAsia="en-ZA"/>
        </w:rPr>
        <w:t>selfstandige</w:t>
      </w:r>
      <w:r w:rsidRPr="00492EF5">
        <w:rPr>
          <w:rFonts w:eastAsia="Calibri" w:cs="Arial"/>
          <w:szCs w:val="22"/>
          <w:lang w:eastAsia="en-ZA"/>
        </w:rPr>
        <w:t xml:space="preserve"> naamwoord</w:t>
      </w:r>
      <w:r w:rsidR="00B076EA" w:rsidRPr="00492EF5">
        <w:rPr>
          <w:rFonts w:eastAsia="Calibri" w:cs="Arial"/>
          <w:szCs w:val="22"/>
          <w:lang w:eastAsia="en-ZA"/>
        </w:rPr>
        <w:t>e</w:t>
      </w:r>
      <w:r w:rsidRPr="00492EF5">
        <w:rPr>
          <w:rFonts w:eastAsia="Calibri" w:cs="Arial"/>
          <w:szCs w:val="22"/>
          <w:lang w:eastAsia="en-ZA"/>
        </w:rPr>
        <w:t xml:space="preserve"> wat ons </w:t>
      </w:r>
      <w:r w:rsidR="00B076EA" w:rsidRPr="00492EF5">
        <w:rPr>
          <w:rFonts w:eastAsia="Calibri" w:cs="Arial"/>
          <w:szCs w:val="22"/>
          <w:lang w:eastAsia="en-ZA"/>
        </w:rPr>
        <w:t xml:space="preserve">reeds geïdentifiseer sodat ons nou vir elke sin die spesifieke selfstandige naamwoord vanuit elke sin kan identifiseer. Daarna sal ek </w:t>
      </w:r>
      <w:r w:rsidRPr="00492EF5">
        <w:rPr>
          <w:rFonts w:eastAsia="Calibri" w:cs="Arial"/>
          <w:szCs w:val="22"/>
          <w:lang w:eastAsia="en-ZA"/>
        </w:rPr>
        <w:t>’n werkkaart uit</w:t>
      </w:r>
      <w:r w:rsidR="00B076EA" w:rsidRPr="00492EF5">
        <w:rPr>
          <w:rFonts w:eastAsia="Calibri" w:cs="Arial"/>
          <w:szCs w:val="22"/>
          <w:lang w:eastAsia="en-ZA"/>
        </w:rPr>
        <w:t>deel</w:t>
      </w:r>
      <w:r w:rsidRPr="00492EF5">
        <w:rPr>
          <w:rFonts w:eastAsia="Calibri" w:cs="Arial"/>
          <w:szCs w:val="22"/>
          <w:lang w:eastAsia="en-ZA"/>
        </w:rPr>
        <w:t xml:space="preserve"> waar leerders kortliks saam met ’n maat die selfstandige naamwoorde en hul tipes identifiseer, waarna ’n paar leerders hulle antwoorde met die klas deel. Ek sluit die inleiding af deur te verduidelik dat </w:t>
      </w:r>
      <w:r w:rsidR="00B076EA" w:rsidRPr="00492EF5">
        <w:rPr>
          <w:rFonts w:eastAsia="Calibri" w:cs="Arial"/>
          <w:szCs w:val="22"/>
          <w:lang w:eastAsia="en-ZA"/>
        </w:rPr>
        <w:t xml:space="preserve">ons </w:t>
      </w:r>
      <w:r w:rsidRPr="00492EF5">
        <w:rPr>
          <w:rFonts w:eastAsia="Calibri" w:cs="Arial"/>
          <w:szCs w:val="22"/>
          <w:lang w:eastAsia="en-ZA"/>
        </w:rPr>
        <w:t xml:space="preserve">hierdie vier tipes selfstandige naamwoorde </w:t>
      </w:r>
      <w:r w:rsidR="00B076EA" w:rsidRPr="00492EF5">
        <w:rPr>
          <w:rFonts w:eastAsia="Calibri" w:cs="Arial"/>
          <w:szCs w:val="22"/>
          <w:lang w:eastAsia="en-ZA"/>
        </w:rPr>
        <w:t>m</w:t>
      </w:r>
      <w:r w:rsidR="009549B1" w:rsidRPr="00492EF5">
        <w:rPr>
          <w:rFonts w:eastAsia="Calibri" w:cs="Arial"/>
          <w:szCs w:val="22"/>
          <w:lang w:eastAsia="en-ZA"/>
        </w:rPr>
        <w:t>o</w:t>
      </w:r>
      <w:r w:rsidR="00B076EA" w:rsidRPr="00492EF5">
        <w:rPr>
          <w:rFonts w:eastAsia="Calibri" w:cs="Arial"/>
          <w:szCs w:val="22"/>
          <w:lang w:eastAsia="en-ZA"/>
        </w:rPr>
        <w:t xml:space="preserve">et kan herken </w:t>
      </w:r>
      <w:r w:rsidRPr="00492EF5">
        <w:rPr>
          <w:rFonts w:eastAsia="Calibri" w:cs="Arial"/>
          <w:szCs w:val="22"/>
          <w:lang w:eastAsia="en-ZA"/>
        </w:rPr>
        <w:t xml:space="preserve">en dit korrek in sinne </w:t>
      </w:r>
      <w:r w:rsidR="00B076EA" w:rsidRPr="00492EF5">
        <w:rPr>
          <w:rFonts w:eastAsia="Calibri" w:cs="Arial"/>
          <w:szCs w:val="22"/>
          <w:lang w:eastAsia="en-ZA"/>
        </w:rPr>
        <w:t>moet kan</w:t>
      </w:r>
      <w:r w:rsidRPr="00492EF5">
        <w:rPr>
          <w:rFonts w:eastAsia="Calibri" w:cs="Arial"/>
          <w:szCs w:val="22"/>
          <w:lang w:eastAsia="en-ZA"/>
        </w:rPr>
        <w:t xml:space="preserve"> gebruik.</w:t>
      </w:r>
    </w:p>
    <w:p w14:paraId="154493CE" w14:textId="77777777" w:rsidR="00E360FB" w:rsidRPr="00492EF5" w:rsidRDefault="00E360FB" w:rsidP="00D63212">
      <w:pPr>
        <w:spacing w:after="0" w:line="276" w:lineRule="auto"/>
        <w:ind w:left="426" w:right="401"/>
        <w:rPr>
          <w:rFonts w:eastAsia="Calibri" w:cs="Arial"/>
          <w:szCs w:val="22"/>
          <w:lang w:eastAsia="en-ZA"/>
        </w:rPr>
      </w:pPr>
    </w:p>
    <w:p w14:paraId="709E5340" w14:textId="77777777" w:rsidR="00E360FB" w:rsidRPr="00492EF5" w:rsidRDefault="00E360FB" w:rsidP="00D63212">
      <w:pPr>
        <w:spacing w:after="0" w:line="276" w:lineRule="auto"/>
        <w:ind w:left="426" w:right="401"/>
        <w:rPr>
          <w:rFonts w:eastAsia="Calibri" w:cs="Arial"/>
          <w:szCs w:val="22"/>
          <w:lang w:eastAsia="en-ZA"/>
        </w:rPr>
      </w:pPr>
    </w:p>
    <w:p w14:paraId="524FAC0B" w14:textId="77777777" w:rsidR="00B076EA" w:rsidRPr="00492EF5" w:rsidRDefault="00B076EA" w:rsidP="00D63212">
      <w:pPr>
        <w:spacing w:after="0" w:line="276" w:lineRule="auto"/>
        <w:ind w:left="426" w:right="401"/>
        <w:rPr>
          <w:rFonts w:eastAsia="Calibri" w:cs="Arial"/>
          <w:szCs w:val="22"/>
          <w:lang w:eastAsia="en-ZA"/>
        </w:rPr>
      </w:pPr>
    </w:p>
    <w:p w14:paraId="54BD43F8" w14:textId="77777777" w:rsidR="00AE1BB3" w:rsidRPr="00492EF5" w:rsidRDefault="00AE1BB3" w:rsidP="00D63212">
      <w:pPr>
        <w:spacing w:after="0" w:line="276" w:lineRule="auto"/>
        <w:ind w:left="426" w:right="401"/>
        <w:rPr>
          <w:rFonts w:eastAsia="Calibri" w:cs="Arial"/>
          <w:b/>
          <w:bCs/>
          <w:szCs w:val="22"/>
          <w:lang w:eastAsia="en-ZA"/>
        </w:rPr>
      </w:pPr>
    </w:p>
    <w:p w14:paraId="06224D04" w14:textId="77777777" w:rsidR="00AD5813" w:rsidRPr="00492EF5" w:rsidRDefault="00AD5813" w:rsidP="00D63212">
      <w:pPr>
        <w:pStyle w:val="LysParagraaf"/>
        <w:numPr>
          <w:ilvl w:val="0"/>
          <w:numId w:val="5"/>
        </w:numPr>
        <w:spacing w:after="0" w:line="276" w:lineRule="auto"/>
        <w:ind w:left="426" w:right="401" w:hanging="426"/>
        <w:rPr>
          <w:rFonts w:eastAsia="Calibri" w:cs="Arial"/>
          <w:b/>
          <w:bCs/>
          <w:color w:val="935E28"/>
          <w:szCs w:val="22"/>
          <w:lang w:eastAsia="en-ZA"/>
        </w:rPr>
      </w:pPr>
      <w:r w:rsidRPr="00492EF5">
        <w:rPr>
          <w:rFonts w:eastAsia="Calibri" w:cs="Arial"/>
          <w:b/>
          <w:bCs/>
          <w:color w:val="935E28"/>
          <w:szCs w:val="22"/>
          <w:lang w:eastAsia="en-ZA"/>
        </w:rPr>
        <w:t>Eweknie-assessering</w:t>
      </w:r>
    </w:p>
    <w:p w14:paraId="11561DBE" w14:textId="77777777" w:rsidR="00AD5813" w:rsidRPr="009077B4" w:rsidRDefault="00AD5813" w:rsidP="00D63212">
      <w:pPr>
        <w:spacing w:after="0" w:line="276" w:lineRule="auto"/>
        <w:ind w:right="401"/>
        <w:rPr>
          <w:rFonts w:eastAsia="Calibri" w:cs="Arial"/>
          <w:b/>
          <w:bCs/>
          <w:color w:val="935E28"/>
          <w:szCs w:val="22"/>
          <w:lang w:eastAsia="en-ZA"/>
        </w:rPr>
      </w:pPr>
    </w:p>
    <w:p w14:paraId="56823AD9" w14:textId="77777777" w:rsidR="00AD5813" w:rsidRPr="00492EF5" w:rsidRDefault="00AD5813" w:rsidP="00D63212">
      <w:pPr>
        <w:pStyle w:val="LysParagraaf"/>
        <w:spacing w:after="0" w:line="276" w:lineRule="auto"/>
        <w:ind w:left="426" w:right="401"/>
        <w:rPr>
          <w:rFonts w:eastAsia="Calibri" w:cs="Arial"/>
          <w:b/>
          <w:bCs/>
          <w:color w:val="935E28"/>
          <w:szCs w:val="22"/>
          <w:lang w:eastAsia="en-ZA"/>
        </w:rPr>
      </w:pPr>
    </w:p>
    <w:tbl>
      <w:tblPr>
        <w:tblStyle w:val="Tabelrooster"/>
        <w:tblW w:w="10237" w:type="dxa"/>
        <w:jc w:val="center"/>
        <w:tblLayout w:type="fixed"/>
        <w:tblLook w:val="04A0" w:firstRow="1" w:lastRow="0" w:firstColumn="1" w:lastColumn="0" w:noHBand="0" w:noVBand="1"/>
      </w:tblPr>
      <w:tblGrid>
        <w:gridCol w:w="8206"/>
        <w:gridCol w:w="668"/>
        <w:gridCol w:w="675"/>
        <w:gridCol w:w="688"/>
      </w:tblGrid>
      <w:tr w:rsidR="00AD5813" w:rsidRPr="00492EF5" w14:paraId="01A10FC8" w14:textId="77777777" w:rsidTr="006361E9">
        <w:trPr>
          <w:trHeight w:val="144"/>
          <w:jc w:val="center"/>
        </w:trPr>
        <w:tc>
          <w:tcPr>
            <w:tcW w:w="10237" w:type="dxa"/>
            <w:gridSpan w:val="4"/>
            <w:shd w:val="clear" w:color="auto" w:fill="0E1E3B"/>
          </w:tcPr>
          <w:p w14:paraId="6CF156EF"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color w:val="FFFFFF" w:themeColor="background1"/>
                <w:sz w:val="22"/>
                <w:szCs w:val="22"/>
                <w:lang w:eastAsia="af-ZA"/>
              </w:rPr>
            </w:pPr>
            <w:r w:rsidRPr="00492EF5">
              <w:rPr>
                <w:rFonts w:cs="Arial"/>
                <w:b/>
                <w:i/>
                <w:iCs/>
                <w:color w:val="FFFFFF" w:themeColor="background1"/>
                <w:sz w:val="22"/>
                <w:szCs w:val="22"/>
                <w:lang w:eastAsia="af-ZA"/>
              </w:rPr>
              <w:t>Kontrolelys 3.1</w:t>
            </w:r>
          </w:p>
        </w:tc>
      </w:tr>
      <w:tr w:rsidR="00AD5813" w:rsidRPr="00492EF5" w14:paraId="2D5D8726" w14:textId="77777777" w:rsidTr="006361E9">
        <w:trPr>
          <w:trHeight w:val="38"/>
          <w:jc w:val="center"/>
        </w:trPr>
        <w:tc>
          <w:tcPr>
            <w:tcW w:w="10237" w:type="dxa"/>
            <w:gridSpan w:val="4"/>
            <w:shd w:val="clear" w:color="auto" w:fill="925E28"/>
          </w:tcPr>
          <w:p w14:paraId="1AE71000"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i/>
                <w:iCs/>
                <w:color w:val="FFFFFF" w:themeColor="background1"/>
                <w:sz w:val="22"/>
                <w:szCs w:val="22"/>
                <w:lang w:eastAsia="af-ZA"/>
              </w:rPr>
            </w:pPr>
            <w:r w:rsidRPr="00492EF5">
              <w:rPr>
                <w:rFonts w:cs="Arial"/>
                <w:b/>
                <w:i/>
                <w:iCs/>
                <w:color w:val="FFFFFF" w:themeColor="background1"/>
                <w:sz w:val="22"/>
                <w:szCs w:val="22"/>
                <w:lang w:eastAsia="af-ZA"/>
              </w:rPr>
              <w:t>Maak van JA/NEE of √/x gebruik.</w:t>
            </w:r>
          </w:p>
        </w:tc>
      </w:tr>
      <w:tr w:rsidR="00AD5813" w:rsidRPr="00492EF5" w14:paraId="158B5A75" w14:textId="77777777" w:rsidTr="006361E9">
        <w:trPr>
          <w:trHeight w:val="38"/>
          <w:jc w:val="center"/>
        </w:trPr>
        <w:tc>
          <w:tcPr>
            <w:tcW w:w="10237" w:type="dxa"/>
            <w:gridSpan w:val="4"/>
            <w:shd w:val="clear" w:color="auto" w:fill="DAB000"/>
          </w:tcPr>
          <w:p w14:paraId="78169627"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color w:val="FFFFFF" w:themeColor="background1"/>
                <w:sz w:val="22"/>
                <w:szCs w:val="22"/>
                <w:lang w:eastAsia="af-ZA"/>
              </w:rPr>
            </w:pPr>
            <w:r w:rsidRPr="00492EF5">
              <w:rPr>
                <w:rFonts w:cs="Arial"/>
                <w:b/>
                <w:color w:val="FFFFFF" w:themeColor="background1"/>
                <w:sz w:val="22"/>
                <w:szCs w:val="22"/>
                <w:lang w:eastAsia="af-ZA"/>
              </w:rPr>
              <w:t>Kriteria vir ŉ goeie inleiding</w:t>
            </w:r>
          </w:p>
        </w:tc>
      </w:tr>
      <w:tr w:rsidR="00AD5813" w:rsidRPr="00492EF5" w14:paraId="6370590A" w14:textId="77777777" w:rsidTr="006361E9">
        <w:trPr>
          <w:trHeight w:val="236"/>
          <w:jc w:val="center"/>
        </w:trPr>
        <w:tc>
          <w:tcPr>
            <w:tcW w:w="8206" w:type="dxa"/>
          </w:tcPr>
          <w:p w14:paraId="1E19F52D" w14:textId="77777777" w:rsidR="00AD5813" w:rsidRPr="00492EF5" w:rsidRDefault="00AD5813" w:rsidP="00D63212">
            <w:pPr>
              <w:pStyle w:val="LysParagraa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246" w:right="401" w:hanging="180"/>
              <w:jc w:val="right"/>
              <w:rPr>
                <w:rFonts w:cs="Arial"/>
                <w:bCs/>
                <w:color w:val="202124"/>
                <w:sz w:val="22"/>
                <w:szCs w:val="22"/>
                <w:lang w:eastAsia="af-ZA"/>
              </w:rPr>
            </w:pPr>
            <w:r w:rsidRPr="00492EF5">
              <w:rPr>
                <w:rFonts w:cs="Arial"/>
                <w:bCs/>
                <w:color w:val="202124"/>
                <w:sz w:val="22"/>
                <w:szCs w:val="22"/>
                <w:lang w:eastAsia="af-ZA"/>
              </w:rPr>
              <w:t>Student</w:t>
            </w:r>
          </w:p>
        </w:tc>
        <w:tc>
          <w:tcPr>
            <w:tcW w:w="668" w:type="dxa"/>
          </w:tcPr>
          <w:p w14:paraId="64DF7B70"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Cs/>
                <w:color w:val="202124"/>
                <w:sz w:val="22"/>
                <w:szCs w:val="22"/>
                <w:lang w:eastAsia="af-ZA"/>
              </w:rPr>
            </w:pPr>
            <w:r w:rsidRPr="00492EF5">
              <w:rPr>
                <w:rFonts w:cs="Arial"/>
                <w:bCs/>
                <w:color w:val="202124"/>
                <w:sz w:val="22"/>
                <w:szCs w:val="22"/>
                <w:lang w:eastAsia="af-ZA"/>
              </w:rPr>
              <w:t>1</w:t>
            </w:r>
          </w:p>
        </w:tc>
        <w:tc>
          <w:tcPr>
            <w:tcW w:w="675" w:type="dxa"/>
          </w:tcPr>
          <w:p w14:paraId="6C8F6B73"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Cs/>
                <w:color w:val="202124"/>
                <w:sz w:val="22"/>
                <w:szCs w:val="22"/>
                <w:lang w:eastAsia="af-ZA"/>
              </w:rPr>
            </w:pPr>
            <w:r w:rsidRPr="00492EF5">
              <w:rPr>
                <w:rFonts w:cs="Arial"/>
                <w:bCs/>
                <w:color w:val="202124"/>
                <w:sz w:val="22"/>
                <w:szCs w:val="22"/>
                <w:lang w:eastAsia="af-ZA"/>
              </w:rPr>
              <w:t>2</w:t>
            </w:r>
          </w:p>
        </w:tc>
        <w:tc>
          <w:tcPr>
            <w:tcW w:w="687" w:type="dxa"/>
          </w:tcPr>
          <w:p w14:paraId="551A0CF8"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Cs/>
                <w:color w:val="202124"/>
                <w:sz w:val="22"/>
                <w:szCs w:val="22"/>
                <w:lang w:eastAsia="af-ZA"/>
              </w:rPr>
            </w:pPr>
            <w:r w:rsidRPr="00492EF5">
              <w:rPr>
                <w:rFonts w:cs="Arial"/>
                <w:bCs/>
                <w:color w:val="202124"/>
                <w:sz w:val="22"/>
                <w:szCs w:val="22"/>
                <w:lang w:eastAsia="af-ZA"/>
              </w:rPr>
              <w:t>3</w:t>
            </w:r>
          </w:p>
        </w:tc>
      </w:tr>
      <w:tr w:rsidR="00AD5813" w:rsidRPr="00492EF5" w14:paraId="518A3DE0" w14:textId="77777777" w:rsidTr="006361E9">
        <w:trPr>
          <w:trHeight w:val="236"/>
          <w:jc w:val="center"/>
        </w:trPr>
        <w:tc>
          <w:tcPr>
            <w:tcW w:w="8206" w:type="dxa"/>
          </w:tcPr>
          <w:p w14:paraId="6814B164" w14:textId="77777777" w:rsidR="00AD5813" w:rsidRPr="00492EF5" w:rsidRDefault="00AD5813" w:rsidP="00D63212">
            <w:pPr>
              <w:pStyle w:val="LysParagraaf"/>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bCs/>
                <w:color w:val="202124"/>
                <w:sz w:val="22"/>
                <w:szCs w:val="22"/>
                <w:lang w:eastAsia="af-ZA"/>
              </w:rPr>
            </w:pPr>
            <w:r w:rsidRPr="00492EF5">
              <w:rPr>
                <w:rFonts w:cs="Arial"/>
                <w:bCs/>
                <w:color w:val="202124"/>
                <w:sz w:val="22"/>
                <w:szCs w:val="22"/>
                <w:lang w:eastAsia="af-ZA"/>
              </w:rPr>
              <w:t>Bou die inleiding op die studente/leerders se voorkennis en/of vorige inhoud wat bespreek is voort?</w:t>
            </w:r>
          </w:p>
        </w:tc>
        <w:tc>
          <w:tcPr>
            <w:tcW w:w="668" w:type="dxa"/>
          </w:tcPr>
          <w:p w14:paraId="7CE64495"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28E2009E" w14:textId="5C250790" w:rsidR="00AD5813" w:rsidRPr="00492EF5" w:rsidRDefault="00F3455D"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c>
          <w:tcPr>
            <w:tcW w:w="687" w:type="dxa"/>
          </w:tcPr>
          <w:p w14:paraId="013E63E0" w14:textId="3E7535FC" w:rsidR="00AD5813" w:rsidRPr="00492EF5" w:rsidRDefault="006468A8"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r w:rsidR="00AD5813" w:rsidRPr="00492EF5" w14:paraId="01DA7354" w14:textId="77777777" w:rsidTr="006361E9">
        <w:trPr>
          <w:trHeight w:val="229"/>
          <w:jc w:val="center"/>
        </w:trPr>
        <w:tc>
          <w:tcPr>
            <w:tcW w:w="8206" w:type="dxa"/>
          </w:tcPr>
          <w:p w14:paraId="3F748860" w14:textId="77777777" w:rsidR="00AD5813" w:rsidRPr="00492EF5" w:rsidRDefault="00AD5813" w:rsidP="00D63212">
            <w:pPr>
              <w:pStyle w:val="LysParagraaf"/>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bCs/>
                <w:color w:val="202124"/>
                <w:sz w:val="22"/>
                <w:szCs w:val="22"/>
                <w:lang w:eastAsia="af-ZA"/>
              </w:rPr>
            </w:pPr>
            <w:r w:rsidRPr="00492EF5">
              <w:rPr>
                <w:rFonts w:cs="Arial"/>
                <w:bCs/>
                <w:color w:val="202124"/>
                <w:sz w:val="22"/>
                <w:szCs w:val="22"/>
                <w:lang w:eastAsia="af-ZA"/>
              </w:rPr>
              <w:t>Is die inleiding interessant en motiverend om leer te stimuleer?</w:t>
            </w:r>
          </w:p>
        </w:tc>
        <w:tc>
          <w:tcPr>
            <w:tcW w:w="668" w:type="dxa"/>
          </w:tcPr>
          <w:p w14:paraId="74A0B38C"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5414F88B" w14:textId="7C3172CF" w:rsidR="00AD5813" w:rsidRPr="00492EF5" w:rsidRDefault="00F3455D"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c>
          <w:tcPr>
            <w:tcW w:w="687" w:type="dxa"/>
          </w:tcPr>
          <w:p w14:paraId="438FE1E9" w14:textId="59AB082B" w:rsidR="00AD5813" w:rsidRPr="00492EF5" w:rsidRDefault="006468A8"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 xml:space="preserve">Ja </w:t>
            </w:r>
          </w:p>
        </w:tc>
      </w:tr>
      <w:tr w:rsidR="00AD5813" w:rsidRPr="00492EF5" w14:paraId="54F67BEB" w14:textId="77777777" w:rsidTr="006361E9">
        <w:trPr>
          <w:trHeight w:val="236"/>
          <w:jc w:val="center"/>
        </w:trPr>
        <w:tc>
          <w:tcPr>
            <w:tcW w:w="8206" w:type="dxa"/>
          </w:tcPr>
          <w:p w14:paraId="3486FC2A" w14:textId="77777777" w:rsidR="00AD5813" w:rsidRPr="00492EF5" w:rsidRDefault="00AD5813" w:rsidP="00D63212">
            <w:pPr>
              <w:pStyle w:val="LysParagraaf"/>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Fokus die inleiding die studente/leerders se aandag op die doelwitte wat bereik moet word?</w:t>
            </w:r>
          </w:p>
        </w:tc>
        <w:tc>
          <w:tcPr>
            <w:tcW w:w="668" w:type="dxa"/>
          </w:tcPr>
          <w:p w14:paraId="398495E7"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2E7783B4" w14:textId="14D1B45F" w:rsidR="00AD5813" w:rsidRPr="00492EF5" w:rsidRDefault="00F3455D"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c>
          <w:tcPr>
            <w:tcW w:w="687" w:type="dxa"/>
          </w:tcPr>
          <w:p w14:paraId="3A04607D" w14:textId="2606C4CC" w:rsidR="00AD5813" w:rsidRPr="00492EF5" w:rsidRDefault="006468A8"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 xml:space="preserve">Ja </w:t>
            </w:r>
          </w:p>
        </w:tc>
      </w:tr>
      <w:tr w:rsidR="00AD5813" w:rsidRPr="00492EF5" w14:paraId="20AEC3EE" w14:textId="77777777" w:rsidTr="006361E9">
        <w:trPr>
          <w:trHeight w:val="236"/>
          <w:jc w:val="center"/>
        </w:trPr>
        <w:tc>
          <w:tcPr>
            <w:tcW w:w="8206" w:type="dxa"/>
          </w:tcPr>
          <w:p w14:paraId="0EFCBE6A" w14:textId="77777777" w:rsidR="00AD5813" w:rsidRPr="00492EF5" w:rsidRDefault="00AD5813" w:rsidP="00D63212">
            <w:pPr>
              <w:pStyle w:val="LysParagraaf"/>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Is die inligting oortuigend genoeg sodat die studente/leerders by die aanbieding baat sal vind?</w:t>
            </w:r>
          </w:p>
        </w:tc>
        <w:tc>
          <w:tcPr>
            <w:tcW w:w="668" w:type="dxa"/>
          </w:tcPr>
          <w:p w14:paraId="1121AC65"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53DF67E5" w14:textId="6CA36430" w:rsidR="00AD5813" w:rsidRPr="00492EF5" w:rsidRDefault="00F3455D"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c>
          <w:tcPr>
            <w:tcW w:w="687" w:type="dxa"/>
          </w:tcPr>
          <w:p w14:paraId="3CA1A7CA" w14:textId="238EE399" w:rsidR="00AD5813" w:rsidRPr="00492EF5" w:rsidRDefault="006468A8"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 xml:space="preserve">Ja </w:t>
            </w:r>
          </w:p>
        </w:tc>
      </w:tr>
      <w:tr w:rsidR="00AD5813" w:rsidRPr="00492EF5" w14:paraId="14257D87" w14:textId="77777777" w:rsidTr="006361E9">
        <w:trPr>
          <w:trHeight w:val="236"/>
          <w:jc w:val="center"/>
        </w:trPr>
        <w:tc>
          <w:tcPr>
            <w:tcW w:w="8206" w:type="dxa"/>
          </w:tcPr>
          <w:p w14:paraId="6B9F493D" w14:textId="77777777" w:rsidR="00AD5813" w:rsidRPr="00492EF5" w:rsidRDefault="00AD5813" w:rsidP="00D63212">
            <w:pPr>
              <w:pStyle w:val="LysParagraaf"/>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Is die inleiding kreatief en gepas?</w:t>
            </w:r>
          </w:p>
        </w:tc>
        <w:tc>
          <w:tcPr>
            <w:tcW w:w="668" w:type="dxa"/>
          </w:tcPr>
          <w:p w14:paraId="58C9A9D0"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4B8465C1" w14:textId="4667CBF3" w:rsidR="00AD5813" w:rsidRPr="00492EF5" w:rsidRDefault="00F3455D"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c>
          <w:tcPr>
            <w:tcW w:w="687" w:type="dxa"/>
          </w:tcPr>
          <w:p w14:paraId="31408B1C" w14:textId="2D4546F5" w:rsidR="00AD5813" w:rsidRPr="00492EF5" w:rsidRDefault="006468A8"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 xml:space="preserve">Ja </w:t>
            </w:r>
          </w:p>
        </w:tc>
      </w:tr>
      <w:tr w:rsidR="00AD5813" w:rsidRPr="00492EF5" w14:paraId="5B9D3983" w14:textId="77777777" w:rsidTr="006361E9">
        <w:trPr>
          <w:trHeight w:val="236"/>
          <w:jc w:val="center"/>
        </w:trPr>
        <w:tc>
          <w:tcPr>
            <w:tcW w:w="8206" w:type="dxa"/>
          </w:tcPr>
          <w:p w14:paraId="7D4D5B09" w14:textId="77777777" w:rsidR="00AD5813" w:rsidRPr="00492EF5" w:rsidRDefault="00AD5813" w:rsidP="00D63212">
            <w:pPr>
              <w:pStyle w:val="LysParagraa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426" w:right="401"/>
              <w:jc w:val="right"/>
              <w:rPr>
                <w:rFonts w:cs="Arial"/>
                <w:kern w:val="2"/>
                <w:sz w:val="22"/>
                <w:szCs w:val="22"/>
                <w14:ligatures w14:val="standardContextual"/>
              </w:rPr>
            </w:pPr>
            <w:r w:rsidRPr="00492EF5">
              <w:rPr>
                <w:rFonts w:cs="Arial"/>
                <w:kern w:val="2"/>
                <w:sz w:val="22"/>
                <w:szCs w:val="22"/>
                <w14:ligatures w14:val="standardContextual"/>
              </w:rPr>
              <w:t>Aantal kriteria wat gedemonstreer is</w:t>
            </w:r>
          </w:p>
        </w:tc>
        <w:tc>
          <w:tcPr>
            <w:tcW w:w="668" w:type="dxa"/>
          </w:tcPr>
          <w:p w14:paraId="1BAA74EA"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75" w:type="dxa"/>
          </w:tcPr>
          <w:p w14:paraId="7553E63C" w14:textId="77777777"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c>
          <w:tcPr>
            <w:tcW w:w="687" w:type="dxa"/>
          </w:tcPr>
          <w:p w14:paraId="2EB4729A" w14:textId="22FB7D09" w:rsidR="00AD5813" w:rsidRPr="00492EF5" w:rsidRDefault="00AD5813"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p>
        </w:tc>
      </w:tr>
    </w:tbl>
    <w:p w14:paraId="6EA5F57B" w14:textId="24AC6EC5" w:rsidR="00AD5813" w:rsidRPr="00492EF5" w:rsidRDefault="00AD5813" w:rsidP="00D63212">
      <w:pPr>
        <w:pStyle w:val="LysParagraaf"/>
        <w:spacing w:after="0" w:line="276" w:lineRule="auto"/>
        <w:ind w:left="426" w:right="401"/>
        <w:rPr>
          <w:rFonts w:eastAsia="Calibri" w:cs="Arial"/>
          <w:b/>
          <w:bCs/>
          <w:color w:val="935E28"/>
          <w:szCs w:val="22"/>
          <w:lang w:eastAsia="en-ZA"/>
        </w:rPr>
      </w:pPr>
    </w:p>
    <w:p w14:paraId="19F84B55" w14:textId="77777777" w:rsidR="00AD5813" w:rsidRPr="00492EF5" w:rsidRDefault="00AD5813" w:rsidP="00D63212">
      <w:pPr>
        <w:spacing w:after="0" w:line="276" w:lineRule="auto"/>
        <w:ind w:right="401"/>
        <w:rPr>
          <w:rFonts w:eastAsia="Calibri" w:cs="Arial"/>
          <w:szCs w:val="22"/>
          <w:lang w:eastAsia="en-ZA"/>
        </w:rPr>
      </w:pPr>
    </w:p>
    <w:p w14:paraId="337E574C" w14:textId="77777777" w:rsidR="00AD5813" w:rsidRPr="00492EF5" w:rsidRDefault="00AD5813" w:rsidP="00D63212">
      <w:pPr>
        <w:spacing w:after="0" w:line="276" w:lineRule="auto"/>
        <w:ind w:right="401"/>
        <w:rPr>
          <w:rFonts w:eastAsia="Calibri" w:cs="Arial"/>
          <w:b/>
          <w:bCs/>
          <w:szCs w:val="22"/>
          <w:lang w:eastAsia="en-ZA"/>
        </w:rPr>
      </w:pPr>
    </w:p>
    <w:p w14:paraId="10E7D096" w14:textId="77777777" w:rsidR="00AD5813" w:rsidRPr="00492EF5" w:rsidRDefault="00AD5813" w:rsidP="00D63212">
      <w:pPr>
        <w:spacing w:after="0" w:line="276" w:lineRule="auto"/>
        <w:ind w:right="401"/>
        <w:rPr>
          <w:rFonts w:eastAsia="Calibri" w:cs="Arial"/>
          <w:b/>
          <w:bCs/>
          <w:szCs w:val="22"/>
          <w:lang w:eastAsia="en-ZA"/>
        </w:rPr>
      </w:pPr>
    </w:p>
    <w:p w14:paraId="4E90CB42" w14:textId="77777777" w:rsidR="00AD5813" w:rsidRPr="00492EF5" w:rsidRDefault="00AD5813" w:rsidP="00D63212">
      <w:pPr>
        <w:pStyle w:val="LysParagraaf"/>
        <w:numPr>
          <w:ilvl w:val="0"/>
          <w:numId w:val="4"/>
        </w:numPr>
        <w:spacing w:after="0" w:line="276" w:lineRule="auto"/>
        <w:ind w:left="284" w:right="401" w:hanging="284"/>
        <w:rPr>
          <w:rFonts w:eastAsia="Calibri" w:cs="Arial"/>
          <w:b/>
          <w:bCs/>
          <w:szCs w:val="22"/>
          <w:lang w:eastAsia="en-ZA"/>
        </w:rPr>
      </w:pPr>
      <w:r w:rsidRPr="00492EF5">
        <w:rPr>
          <w:rFonts w:eastAsia="Calibri" w:cs="Arial"/>
          <w:b/>
          <w:bCs/>
          <w:szCs w:val="22"/>
          <w:lang w:eastAsia="en-ZA"/>
        </w:rPr>
        <w:t>Reflekteer op die studentemaat se voorgestelde inleiding.</w:t>
      </w:r>
    </w:p>
    <w:p w14:paraId="32068DFB" w14:textId="77777777" w:rsidR="00E04C57" w:rsidRPr="00492EF5" w:rsidRDefault="00E04C57" w:rsidP="00D63212">
      <w:pPr>
        <w:pStyle w:val="LysParagraaf"/>
        <w:spacing w:after="0" w:line="276" w:lineRule="auto"/>
        <w:ind w:left="284" w:right="401"/>
        <w:rPr>
          <w:rFonts w:eastAsia="Calibri" w:cs="Arial"/>
          <w:b/>
          <w:bCs/>
          <w:szCs w:val="22"/>
          <w:lang w:eastAsia="en-ZA"/>
        </w:rPr>
      </w:pPr>
    </w:p>
    <w:p w14:paraId="6ED9A36B" w14:textId="77777777" w:rsidR="00AD5813" w:rsidRPr="00492EF5" w:rsidRDefault="00AD5813" w:rsidP="00D63212">
      <w:pPr>
        <w:spacing w:after="0" w:line="276" w:lineRule="auto"/>
        <w:ind w:right="401"/>
        <w:rPr>
          <w:rFonts w:eastAsia="Calibri" w:cs="Arial"/>
          <w:b/>
          <w:bCs/>
          <w:szCs w:val="22"/>
          <w:lang w:eastAsia="en-ZA"/>
        </w:rPr>
      </w:pPr>
    </w:p>
    <w:p w14:paraId="0A46DE01" w14:textId="77777777" w:rsidR="00AD5813" w:rsidRPr="00492EF5" w:rsidRDefault="00AD5813" w:rsidP="00D63212">
      <w:pPr>
        <w:spacing w:after="0" w:line="276" w:lineRule="auto"/>
        <w:ind w:right="401" w:firstLine="284"/>
        <w:rPr>
          <w:rFonts w:eastAsia="Calibri" w:cs="Arial"/>
          <w:b/>
          <w:bCs/>
          <w:i/>
          <w:iCs/>
          <w:szCs w:val="22"/>
          <w:lang w:eastAsia="en-ZA"/>
        </w:rPr>
      </w:pPr>
      <w:r w:rsidRPr="00492EF5">
        <w:rPr>
          <w:rFonts w:eastAsia="Calibri" w:cs="Arial"/>
          <w:b/>
          <w:bCs/>
          <w:i/>
          <w:iCs/>
          <w:szCs w:val="22"/>
          <w:lang w:eastAsia="en-ZA"/>
        </w:rPr>
        <w:t>Eweknie 1:</w:t>
      </w:r>
    </w:p>
    <w:p w14:paraId="5BBF7340" w14:textId="77777777" w:rsidR="00AD5813" w:rsidRPr="00492EF5" w:rsidRDefault="00AD5813" w:rsidP="00D63212">
      <w:pPr>
        <w:spacing w:after="0" w:line="276" w:lineRule="auto"/>
        <w:ind w:right="401" w:firstLine="284"/>
        <w:rPr>
          <w:rFonts w:eastAsia="Calibri" w:cs="Arial"/>
          <w:b/>
          <w:bCs/>
          <w:i/>
          <w:iCs/>
          <w:szCs w:val="22"/>
          <w:lang w:eastAsia="en-ZA"/>
        </w:rPr>
      </w:pPr>
    </w:p>
    <w:p w14:paraId="5AB54281" w14:textId="77777777" w:rsidR="00AD5813" w:rsidRPr="00492EF5" w:rsidRDefault="00AD5813" w:rsidP="00D63212">
      <w:pPr>
        <w:spacing w:after="0" w:line="276" w:lineRule="auto"/>
        <w:ind w:left="284" w:right="401"/>
        <w:rPr>
          <w:rFonts w:eastAsia="Calibri" w:cs="Arial"/>
          <w:szCs w:val="22"/>
          <w:lang w:eastAsia="en-ZA"/>
        </w:rPr>
      </w:pPr>
    </w:p>
    <w:p w14:paraId="76C52A0C" w14:textId="77777777" w:rsidR="00AD5813" w:rsidRPr="00492EF5" w:rsidRDefault="00AD5813" w:rsidP="00D63212">
      <w:pPr>
        <w:spacing w:after="0" w:line="276" w:lineRule="auto"/>
        <w:ind w:right="401" w:firstLine="284"/>
        <w:rPr>
          <w:rFonts w:eastAsia="Calibri" w:cs="Arial"/>
          <w:b/>
          <w:bCs/>
          <w:i/>
          <w:iCs/>
          <w:szCs w:val="22"/>
          <w:lang w:eastAsia="en-ZA"/>
        </w:rPr>
      </w:pPr>
    </w:p>
    <w:p w14:paraId="04EB10BD" w14:textId="77777777" w:rsidR="00AD5813" w:rsidRPr="00492EF5" w:rsidRDefault="00AD5813" w:rsidP="00D63212">
      <w:pPr>
        <w:spacing w:after="0" w:line="276" w:lineRule="auto"/>
        <w:ind w:right="401" w:firstLine="284"/>
        <w:rPr>
          <w:rFonts w:eastAsia="Calibri" w:cs="Arial"/>
          <w:b/>
          <w:bCs/>
          <w:i/>
          <w:iCs/>
          <w:szCs w:val="22"/>
          <w:lang w:eastAsia="en-ZA"/>
        </w:rPr>
      </w:pPr>
      <w:r w:rsidRPr="00492EF5">
        <w:rPr>
          <w:rFonts w:eastAsia="Calibri" w:cs="Arial"/>
          <w:b/>
          <w:bCs/>
          <w:i/>
          <w:iCs/>
          <w:szCs w:val="22"/>
          <w:lang w:eastAsia="en-ZA"/>
        </w:rPr>
        <w:t>Eweknie 2:</w:t>
      </w:r>
    </w:p>
    <w:p w14:paraId="6C1D22CC" w14:textId="77777777" w:rsidR="006468A8" w:rsidRPr="00492EF5" w:rsidRDefault="006468A8" w:rsidP="00D63212">
      <w:pPr>
        <w:spacing w:after="0" w:line="276" w:lineRule="auto"/>
        <w:ind w:right="401"/>
        <w:rPr>
          <w:rFonts w:eastAsia="Calibri" w:cs="Arial"/>
          <w:szCs w:val="22"/>
          <w:lang w:eastAsia="en-ZA"/>
        </w:rPr>
      </w:pPr>
    </w:p>
    <w:p w14:paraId="48EDD83C" w14:textId="24F87E97" w:rsidR="00AD5813" w:rsidRPr="00492EF5" w:rsidRDefault="00AB1FE8" w:rsidP="00D63212">
      <w:pPr>
        <w:spacing w:after="0" w:line="276" w:lineRule="auto"/>
        <w:ind w:left="284" w:right="401"/>
        <w:rPr>
          <w:rFonts w:eastAsia="Calibri" w:cs="Arial"/>
          <w:szCs w:val="22"/>
          <w:lang w:eastAsia="en-ZA"/>
        </w:rPr>
      </w:pPr>
      <w:r w:rsidRPr="00492EF5">
        <w:rPr>
          <w:rFonts w:eastAsia="Calibri" w:cs="Arial"/>
          <w:szCs w:val="22"/>
          <w:lang w:eastAsia="en-ZA"/>
        </w:rPr>
        <w:t>Jou inleiding is baie oulik! Jy stel die leerders bekend aan die inhoud sonder om direk te se wat behandel gaan word, totdat hul konkrete voorbeelde gekry het en dan stel jy amptelik die onderwerp bekend. Gaan loer net na wat is inleidend en wat is werkinhoud om daardie onderskeid te tref.</w:t>
      </w:r>
    </w:p>
    <w:p w14:paraId="678D4AC3" w14:textId="77777777" w:rsidR="00AD5813" w:rsidRPr="00492EF5" w:rsidRDefault="00AD5813" w:rsidP="00D63212">
      <w:pPr>
        <w:spacing w:after="0" w:line="276" w:lineRule="auto"/>
        <w:ind w:left="284" w:right="401"/>
        <w:rPr>
          <w:rFonts w:eastAsia="Calibri" w:cs="Arial"/>
          <w:szCs w:val="22"/>
          <w:lang w:eastAsia="en-ZA"/>
        </w:rPr>
      </w:pPr>
    </w:p>
    <w:p w14:paraId="327A1A4B" w14:textId="77777777" w:rsidR="00AD5813" w:rsidRPr="00492EF5" w:rsidRDefault="00AD5813" w:rsidP="00D63212">
      <w:pPr>
        <w:spacing w:after="0" w:line="276" w:lineRule="auto"/>
        <w:ind w:right="401"/>
        <w:rPr>
          <w:rFonts w:eastAsia="Calibri" w:cs="Arial"/>
          <w:b/>
          <w:bCs/>
          <w:szCs w:val="22"/>
          <w:lang w:eastAsia="en-ZA"/>
        </w:rPr>
      </w:pPr>
    </w:p>
    <w:p w14:paraId="114F87F7" w14:textId="77777777" w:rsidR="00AD5813" w:rsidRPr="00492EF5" w:rsidRDefault="00AD5813" w:rsidP="00D63212">
      <w:pPr>
        <w:spacing w:after="0" w:line="276" w:lineRule="auto"/>
        <w:ind w:right="401" w:firstLine="284"/>
        <w:rPr>
          <w:rFonts w:eastAsia="Calibri" w:cs="Arial"/>
          <w:b/>
          <w:bCs/>
          <w:i/>
          <w:iCs/>
          <w:szCs w:val="22"/>
          <w:lang w:eastAsia="en-ZA"/>
        </w:rPr>
      </w:pPr>
      <w:r w:rsidRPr="00492EF5">
        <w:rPr>
          <w:rFonts w:eastAsia="Calibri" w:cs="Arial"/>
          <w:b/>
          <w:bCs/>
          <w:i/>
          <w:iCs/>
          <w:szCs w:val="22"/>
          <w:lang w:eastAsia="en-ZA"/>
        </w:rPr>
        <w:t>Eweknie 3:</w:t>
      </w:r>
    </w:p>
    <w:p w14:paraId="309EB855" w14:textId="77777777" w:rsidR="006468A8" w:rsidRPr="00492EF5" w:rsidRDefault="006468A8" w:rsidP="00D63212">
      <w:pPr>
        <w:spacing w:after="0" w:line="276" w:lineRule="auto"/>
        <w:ind w:right="401"/>
        <w:rPr>
          <w:rFonts w:eastAsia="Calibri" w:cs="Arial"/>
          <w:b/>
          <w:bCs/>
          <w:i/>
          <w:iCs/>
          <w:szCs w:val="22"/>
          <w:lang w:eastAsia="en-ZA"/>
        </w:rPr>
      </w:pPr>
    </w:p>
    <w:p w14:paraId="5CDDD1A7" w14:textId="34CCD1F0" w:rsidR="006468A8" w:rsidRPr="00492EF5" w:rsidRDefault="006468A8" w:rsidP="00D63212">
      <w:pPr>
        <w:spacing w:after="0" w:line="276" w:lineRule="auto"/>
        <w:ind w:left="284" w:right="401"/>
        <w:rPr>
          <w:rFonts w:eastAsia="Calibri" w:cs="Arial"/>
          <w:i/>
          <w:iCs/>
          <w:szCs w:val="22"/>
          <w:lang w:eastAsia="en-ZA"/>
        </w:rPr>
      </w:pPr>
      <w:r w:rsidRPr="00492EF5">
        <w:rPr>
          <w:rFonts w:eastAsia="Calibri" w:cs="Arial"/>
          <w:i/>
          <w:iCs/>
          <w:szCs w:val="22"/>
          <w:lang w:eastAsia="en-ZA"/>
        </w:rPr>
        <w:t xml:space="preserve">Jou inleiding is baie goed opgestel. Ek dink dit is kreatief, onthou net dat jou inleiding net ŉ inleiding van die les is en nie die les self nie. </w:t>
      </w:r>
    </w:p>
    <w:p w14:paraId="331FC49B" w14:textId="77777777" w:rsidR="00AD5813" w:rsidRPr="00492EF5" w:rsidRDefault="00AD5813" w:rsidP="00D63212">
      <w:pPr>
        <w:spacing w:after="0" w:line="276" w:lineRule="auto"/>
        <w:ind w:right="401" w:firstLine="284"/>
        <w:rPr>
          <w:rFonts w:eastAsia="Calibri" w:cs="Arial"/>
          <w:b/>
          <w:bCs/>
          <w:i/>
          <w:iCs/>
          <w:szCs w:val="22"/>
          <w:lang w:eastAsia="en-ZA"/>
        </w:rPr>
      </w:pPr>
    </w:p>
    <w:p w14:paraId="64C638C9" w14:textId="77777777" w:rsidR="00AD5813" w:rsidRPr="00492EF5" w:rsidRDefault="00AD5813" w:rsidP="00D63212">
      <w:pPr>
        <w:spacing w:after="0" w:line="276" w:lineRule="auto"/>
        <w:ind w:left="284" w:right="401"/>
        <w:rPr>
          <w:rFonts w:eastAsia="Calibri" w:cs="Arial"/>
          <w:b/>
          <w:bCs/>
          <w:szCs w:val="22"/>
          <w:lang w:eastAsia="en-ZA"/>
        </w:rPr>
      </w:pPr>
    </w:p>
    <w:p w14:paraId="237D65FE" w14:textId="77777777" w:rsidR="00AD5813" w:rsidRPr="00492EF5" w:rsidRDefault="00AD5813" w:rsidP="00D63212">
      <w:pPr>
        <w:spacing w:after="0" w:line="276" w:lineRule="auto"/>
        <w:ind w:right="401"/>
        <w:rPr>
          <w:rFonts w:eastAsia="Calibri" w:cs="Arial"/>
          <w:b/>
          <w:bCs/>
          <w:szCs w:val="22"/>
          <w:lang w:eastAsia="en-ZA"/>
        </w:rPr>
      </w:pPr>
    </w:p>
    <w:p w14:paraId="1CBE7520" w14:textId="01AE2854" w:rsidR="00AD5813" w:rsidRPr="00492EF5" w:rsidRDefault="00AD5813" w:rsidP="00D63212">
      <w:pPr>
        <w:pStyle w:val="LysParagraaf"/>
        <w:numPr>
          <w:ilvl w:val="0"/>
          <w:numId w:val="5"/>
        </w:numPr>
        <w:spacing w:after="0" w:line="276" w:lineRule="auto"/>
        <w:ind w:left="284" w:right="401" w:hanging="284"/>
        <w:rPr>
          <w:rFonts w:eastAsia="Calibri" w:cs="Arial"/>
          <w:b/>
          <w:bCs/>
          <w:color w:val="935E28"/>
          <w:szCs w:val="22"/>
          <w:lang w:eastAsia="en-ZA"/>
        </w:rPr>
      </w:pPr>
      <w:r w:rsidRPr="00492EF5">
        <w:rPr>
          <w:rFonts w:eastAsia="Calibri" w:cs="Arial"/>
          <w:b/>
          <w:bCs/>
          <w:color w:val="935E28"/>
          <w:szCs w:val="22"/>
          <w:lang w:eastAsia="en-ZA"/>
        </w:rPr>
        <w:t>Hersiene weergawe</w:t>
      </w:r>
    </w:p>
    <w:p w14:paraId="7ED94A10" w14:textId="77777777" w:rsidR="00AD5813" w:rsidRPr="00492EF5" w:rsidRDefault="00AD5813" w:rsidP="00D63212">
      <w:pPr>
        <w:spacing w:after="0" w:line="276" w:lineRule="auto"/>
        <w:ind w:right="401"/>
        <w:rPr>
          <w:rFonts w:eastAsia="Calibri" w:cs="Arial"/>
          <w:b/>
          <w:bCs/>
          <w:szCs w:val="22"/>
          <w:lang w:eastAsia="en-ZA"/>
        </w:rPr>
      </w:pPr>
    </w:p>
    <w:p w14:paraId="6D204FDF" w14:textId="77777777" w:rsidR="00AD5813" w:rsidRPr="00492EF5" w:rsidRDefault="00AD5813" w:rsidP="00D63212">
      <w:pPr>
        <w:pStyle w:val="LysParagraaf"/>
        <w:numPr>
          <w:ilvl w:val="0"/>
          <w:numId w:val="4"/>
        </w:numPr>
        <w:spacing w:after="0" w:line="276" w:lineRule="auto"/>
        <w:ind w:left="284" w:right="401" w:hanging="284"/>
        <w:rPr>
          <w:rFonts w:eastAsia="Calibri" w:cs="Arial"/>
          <w:b/>
          <w:bCs/>
          <w:szCs w:val="22"/>
          <w:lang w:eastAsia="en-ZA"/>
        </w:rPr>
      </w:pPr>
      <w:r w:rsidRPr="00492EF5">
        <w:rPr>
          <w:rFonts w:eastAsia="Calibri" w:cs="Arial"/>
          <w:b/>
          <w:bCs/>
          <w:szCs w:val="22"/>
          <w:lang w:eastAsia="en-ZA"/>
        </w:rPr>
        <w:t>Pas die oorspronklike weergawe aan.</w:t>
      </w:r>
    </w:p>
    <w:p w14:paraId="0BA50CFC" w14:textId="77777777" w:rsidR="00AD5813" w:rsidRPr="00492EF5" w:rsidRDefault="00AD5813" w:rsidP="00D63212">
      <w:pPr>
        <w:spacing w:after="0" w:line="276" w:lineRule="auto"/>
        <w:ind w:right="401"/>
        <w:rPr>
          <w:rFonts w:eastAsia="Calibri" w:cs="Arial"/>
          <w:szCs w:val="22"/>
          <w:lang w:eastAsia="en-ZA"/>
        </w:rPr>
      </w:pPr>
    </w:p>
    <w:p w14:paraId="55EFD379" w14:textId="77777777" w:rsidR="00AD5813" w:rsidRPr="00492EF5" w:rsidRDefault="00AD5813" w:rsidP="00D63212">
      <w:pPr>
        <w:spacing w:after="0" w:line="276" w:lineRule="auto"/>
        <w:ind w:right="401" w:firstLine="284"/>
        <w:rPr>
          <w:rFonts w:eastAsia="Calibri" w:cs="Arial"/>
          <w:szCs w:val="22"/>
          <w:lang w:eastAsia="en-ZA"/>
        </w:rPr>
      </w:pPr>
    </w:p>
    <w:p w14:paraId="6661B186" w14:textId="77777777" w:rsidR="00492EF5" w:rsidRPr="00492EF5" w:rsidRDefault="009549B1" w:rsidP="00D63212">
      <w:pPr>
        <w:spacing w:after="0" w:line="276" w:lineRule="auto"/>
        <w:ind w:left="284" w:right="401"/>
        <w:rPr>
          <w:rFonts w:eastAsia="Calibri" w:cs="Arial"/>
          <w:szCs w:val="22"/>
          <w:lang w:eastAsia="en-ZA"/>
        </w:rPr>
      </w:pPr>
      <w:r w:rsidRPr="00492EF5">
        <w:rPr>
          <w:rFonts w:eastAsia="Calibri" w:cs="Arial"/>
          <w:szCs w:val="22"/>
          <w:lang w:eastAsia="en-ZA"/>
        </w:rPr>
        <w:t xml:space="preserve">Ek gaan die les begin deur </w:t>
      </w:r>
      <w:ins w:id="4" w:author="Cathleen Roets" w:date="2026-03-11T10:43:00Z" w16du:dateUtc="2026-03-11T08:43:00Z">
        <w:r w:rsidR="00EC79AB" w:rsidRPr="00492EF5">
          <w:rPr>
            <w:rFonts w:eastAsia="Calibri" w:cs="Arial"/>
            <w:szCs w:val="22"/>
            <w:lang w:eastAsia="en-ZA"/>
          </w:rPr>
          <w:t xml:space="preserve">die leerders te groet en te verwelkom en daarna </w:t>
        </w:r>
      </w:ins>
      <w:r w:rsidRPr="00492EF5">
        <w:rPr>
          <w:rFonts w:eastAsia="Calibri" w:cs="Arial"/>
          <w:szCs w:val="22"/>
          <w:lang w:eastAsia="en-ZA"/>
        </w:rPr>
        <w:t xml:space="preserve">kortliks vorige kennis te herroep deur die leerders te vra wat hulle van sinne onthou en watter tipe woorde gewoonlik in sinne </w:t>
      </w:r>
      <w:r w:rsidRPr="00492EF5">
        <w:rPr>
          <w:rFonts w:eastAsia="Calibri" w:cs="Arial"/>
          <w:szCs w:val="22"/>
          <w:lang w:eastAsia="en-ZA"/>
        </w:rPr>
        <w:lastRenderedPageBreak/>
        <w:t>voorkom. Ek gaan daarna vra vir ’n paar voorbeeld</w:t>
      </w:r>
      <w:del w:id="5" w:author="Cathleen Roets" w:date="2026-03-11T10:44:00Z" w16du:dateUtc="2026-03-11T08:44:00Z">
        <w:r w:rsidRPr="00492EF5" w:rsidDel="00EC79AB">
          <w:rPr>
            <w:rFonts w:eastAsia="Calibri" w:cs="Arial"/>
            <w:szCs w:val="22"/>
            <w:lang w:eastAsia="en-ZA"/>
          </w:rPr>
          <w:delText xml:space="preserve"> </w:delText>
        </w:r>
      </w:del>
      <w:r w:rsidRPr="00492EF5">
        <w:rPr>
          <w:rFonts w:eastAsia="Calibri" w:cs="Arial"/>
          <w:szCs w:val="22"/>
          <w:lang w:eastAsia="en-ZA"/>
        </w:rPr>
        <w:t xml:space="preserve">sinne, byvoorbeeld “Die leerder skryf in sy boek,” en </w:t>
      </w:r>
      <w:ins w:id="6" w:author="Cathleen Roets" w:date="2026-03-11T10:45:00Z" w16du:dateUtc="2026-03-11T08:45:00Z">
        <w:r w:rsidR="00EC79AB" w:rsidRPr="00492EF5">
          <w:rPr>
            <w:rFonts w:eastAsia="Calibri" w:cs="Arial"/>
            <w:szCs w:val="22"/>
            <w:lang w:eastAsia="en-ZA"/>
          </w:rPr>
          <w:t xml:space="preserve">dit op die bord </w:t>
        </w:r>
      </w:ins>
      <w:r w:rsidRPr="00492EF5">
        <w:rPr>
          <w:rFonts w:eastAsia="Calibri" w:cs="Arial"/>
          <w:szCs w:val="22"/>
          <w:lang w:eastAsia="en-ZA"/>
        </w:rPr>
        <w:t xml:space="preserve">skryf </w:t>
      </w:r>
      <w:del w:id="7" w:author="Cathleen Roets" w:date="2026-03-11T10:45:00Z" w16du:dateUtc="2026-03-11T08:45:00Z">
        <w:r w:rsidRPr="00492EF5" w:rsidDel="00EC79AB">
          <w:rPr>
            <w:rFonts w:eastAsia="Calibri" w:cs="Arial"/>
            <w:szCs w:val="22"/>
            <w:lang w:eastAsia="en-ZA"/>
          </w:rPr>
          <w:delText>dit op die bord</w:delText>
        </w:r>
      </w:del>
      <w:r w:rsidRPr="00492EF5">
        <w:rPr>
          <w:rFonts w:eastAsia="Calibri" w:cs="Arial"/>
          <w:szCs w:val="22"/>
          <w:lang w:eastAsia="en-ZA"/>
        </w:rPr>
        <w:t xml:space="preserve"> sodat ons later weer daarna kan verwys. </w:t>
      </w:r>
    </w:p>
    <w:p w14:paraId="66F86A77" w14:textId="77777777" w:rsidR="00492EF5" w:rsidRPr="00492EF5" w:rsidRDefault="00492EF5" w:rsidP="00D63212">
      <w:pPr>
        <w:spacing w:after="0" w:line="276" w:lineRule="auto"/>
        <w:ind w:left="284" w:right="401"/>
        <w:rPr>
          <w:rFonts w:eastAsia="Calibri" w:cs="Arial"/>
          <w:szCs w:val="22"/>
          <w:lang w:eastAsia="en-ZA"/>
        </w:rPr>
      </w:pPr>
    </w:p>
    <w:p w14:paraId="0A551D37" w14:textId="77777777" w:rsidR="009077B4" w:rsidRDefault="009549B1" w:rsidP="00D63212">
      <w:pPr>
        <w:spacing w:after="0" w:line="276" w:lineRule="auto"/>
        <w:ind w:left="284" w:right="401"/>
        <w:rPr>
          <w:rFonts w:eastAsia="Calibri" w:cs="Arial"/>
          <w:szCs w:val="22"/>
          <w:lang w:eastAsia="en-ZA"/>
        </w:rPr>
      </w:pPr>
      <w:r w:rsidRPr="00492EF5">
        <w:rPr>
          <w:rFonts w:eastAsia="Calibri" w:cs="Arial"/>
          <w:szCs w:val="22"/>
          <w:lang w:eastAsia="en-ZA"/>
        </w:rPr>
        <w:t>Volgende gaan ek vir die leerders vra om rondom die klaskamer te kyk en ’n paar dinge te noem wat hulle sien, soos ’n tafel, stoel, boek of skooltas.</w:t>
      </w:r>
      <w:ins w:id="8" w:author="Cathleen Roets" w:date="2026-03-11T10:46:00Z" w16du:dateUtc="2026-03-11T08:46:00Z">
        <w:r w:rsidR="00985131" w:rsidRPr="00492EF5">
          <w:rPr>
            <w:rFonts w:eastAsia="Calibri" w:cs="Arial"/>
            <w:szCs w:val="22"/>
            <w:lang w:eastAsia="en-ZA"/>
          </w:rPr>
          <w:t xml:space="preserve"> Ek sal ook ‘n paar voorwerpe klas </w:t>
        </w:r>
      </w:ins>
      <w:ins w:id="9" w:author="Cathleen Roets" w:date="2026-03-11T10:47:00Z" w16du:dateUtc="2026-03-11T08:47:00Z">
        <w:r w:rsidR="00985131" w:rsidRPr="00492EF5">
          <w:rPr>
            <w:rFonts w:eastAsia="Calibri" w:cs="Arial"/>
            <w:szCs w:val="22"/>
            <w:lang w:eastAsia="en-ZA"/>
          </w:rPr>
          <w:t xml:space="preserve">toe bring en vir die leerders vra om dit te benoem, bv. ‘n </w:t>
        </w:r>
      </w:ins>
      <w:ins w:id="10" w:author="Cathleen Roets" w:date="2026-03-11T10:53:00Z" w16du:dateUtc="2026-03-11T08:53:00Z">
        <w:r w:rsidR="00CF6407" w:rsidRPr="00492EF5">
          <w:rPr>
            <w:rFonts w:eastAsia="Calibri" w:cs="Arial"/>
            <w:szCs w:val="22"/>
            <w:lang w:eastAsia="en-ZA"/>
          </w:rPr>
          <w:t>Harry Potter boek,</w:t>
        </w:r>
      </w:ins>
      <w:ins w:id="11" w:author="Cathleen Roets" w:date="2026-03-11T10:54:00Z" w16du:dateUtc="2026-03-11T08:54:00Z">
        <w:r w:rsidR="00CF6407" w:rsidRPr="00492EF5">
          <w:rPr>
            <w:rFonts w:eastAsia="Calibri" w:cs="Arial"/>
            <w:szCs w:val="22"/>
            <w:lang w:eastAsia="en-ZA"/>
          </w:rPr>
          <w:t xml:space="preserve"> pak kaarte, </w:t>
        </w:r>
      </w:ins>
      <w:ins w:id="12" w:author="Cathleen Roets" w:date="2026-03-11T10:56:00Z" w16du:dateUtc="2026-03-11T08:56:00Z">
        <w:r w:rsidR="00F9364A" w:rsidRPr="00492EF5">
          <w:rPr>
            <w:rFonts w:eastAsia="Calibri" w:cs="Arial"/>
            <w:szCs w:val="22"/>
            <w:lang w:eastAsia="en-ZA"/>
          </w:rPr>
          <w:t xml:space="preserve">bakkie </w:t>
        </w:r>
      </w:ins>
      <w:ins w:id="13" w:author="Cathleen Roets" w:date="2026-03-11T10:54:00Z" w16du:dateUtc="2026-03-11T08:54:00Z">
        <w:r w:rsidR="00CF6407" w:rsidRPr="00492EF5">
          <w:rPr>
            <w:rFonts w:eastAsia="Calibri" w:cs="Arial"/>
            <w:szCs w:val="22"/>
            <w:lang w:eastAsia="en-ZA"/>
          </w:rPr>
          <w:t xml:space="preserve">suiker, kaart van ‘n plek </w:t>
        </w:r>
      </w:ins>
      <w:ins w:id="14" w:author="Cathleen Roets" w:date="2026-03-11T10:55:00Z" w16du:dateUtc="2026-03-11T08:55:00Z">
        <w:r w:rsidR="00CF6407" w:rsidRPr="00492EF5">
          <w:rPr>
            <w:rFonts w:eastAsia="Calibri" w:cs="Arial"/>
            <w:szCs w:val="22"/>
            <w:lang w:eastAsia="en-ZA"/>
          </w:rPr>
          <w:t>soos Pretoria (kan dit op ‘n projektor vir hulle wys)</w:t>
        </w:r>
      </w:ins>
      <w:ins w:id="15" w:author="Cathleen Roets" w:date="2026-03-11T10:47:00Z" w16du:dateUtc="2026-03-11T08:47:00Z">
        <w:r w:rsidR="00985131" w:rsidRPr="00492EF5">
          <w:rPr>
            <w:rFonts w:eastAsia="Calibri" w:cs="Arial"/>
            <w:szCs w:val="22"/>
            <w:lang w:eastAsia="en-ZA"/>
          </w:rPr>
          <w:t xml:space="preserve">, </w:t>
        </w:r>
      </w:ins>
      <w:r w:rsidRPr="00492EF5">
        <w:rPr>
          <w:rFonts w:eastAsia="Calibri" w:cs="Arial"/>
          <w:szCs w:val="22"/>
          <w:lang w:eastAsia="en-ZA"/>
        </w:rPr>
        <w:t xml:space="preserve"> </w:t>
      </w:r>
    </w:p>
    <w:p w14:paraId="03D15771" w14:textId="77777777" w:rsidR="009077B4" w:rsidRDefault="009077B4" w:rsidP="00D63212">
      <w:pPr>
        <w:spacing w:after="0" w:line="276" w:lineRule="auto"/>
        <w:ind w:left="284" w:right="401"/>
        <w:rPr>
          <w:rFonts w:eastAsia="Calibri" w:cs="Arial"/>
          <w:szCs w:val="22"/>
          <w:lang w:eastAsia="en-ZA"/>
        </w:rPr>
      </w:pPr>
    </w:p>
    <w:p w14:paraId="38E839CE" w14:textId="561BCE97" w:rsidR="009549B1" w:rsidRPr="00492EF5" w:rsidRDefault="009549B1" w:rsidP="00D63212">
      <w:pPr>
        <w:spacing w:after="0" w:line="276" w:lineRule="auto"/>
        <w:ind w:left="284" w:right="401"/>
        <w:rPr>
          <w:rFonts w:eastAsia="Calibri" w:cs="Arial"/>
          <w:szCs w:val="22"/>
          <w:lang w:eastAsia="en-ZA"/>
        </w:rPr>
      </w:pPr>
      <w:r w:rsidRPr="00492EF5">
        <w:rPr>
          <w:rFonts w:eastAsia="Calibri" w:cs="Arial"/>
          <w:szCs w:val="22"/>
          <w:lang w:eastAsia="en-ZA"/>
        </w:rPr>
        <w:t xml:space="preserve">Verder gaan ek verduidelik dat hierdie woorde name vir dinge is en dat ons dit selfstandige naamwoorde noem, dit wil sê </w:t>
      </w:r>
      <w:del w:id="16" w:author="Cathleen Roets" w:date="2026-03-11T10:49:00Z" w16du:dateUtc="2026-03-11T08:49:00Z">
        <w:r w:rsidRPr="00492EF5" w:rsidDel="00985131">
          <w:rPr>
            <w:rFonts w:eastAsia="Calibri" w:cs="Arial"/>
            <w:szCs w:val="22"/>
            <w:lang w:eastAsia="en-ZA"/>
          </w:rPr>
          <w:delText xml:space="preserve">dit is </w:delText>
        </w:r>
      </w:del>
      <w:r w:rsidRPr="00492EF5">
        <w:rPr>
          <w:rFonts w:eastAsia="Calibri" w:cs="Arial"/>
          <w:szCs w:val="22"/>
          <w:lang w:eastAsia="en-ZA"/>
        </w:rPr>
        <w:t>woorde wat mense, plekke, diere en dinge benoem. Daarna gaan ek die sinne op die bord gebruik en vir die leerders vra om saam met my die selfstandige naamwoorde in die sinne te identifiseer.</w:t>
      </w:r>
    </w:p>
    <w:p w14:paraId="3FFE5AB8" w14:textId="77777777" w:rsidR="009549B1" w:rsidRPr="00492EF5" w:rsidRDefault="009549B1" w:rsidP="00D63212">
      <w:pPr>
        <w:spacing w:after="0" w:line="276" w:lineRule="auto"/>
        <w:ind w:left="284" w:right="401"/>
        <w:rPr>
          <w:rFonts w:eastAsia="Calibri" w:cs="Arial"/>
          <w:szCs w:val="22"/>
          <w:lang w:eastAsia="en-ZA"/>
        </w:rPr>
      </w:pPr>
    </w:p>
    <w:p w14:paraId="6C909E13" w14:textId="3BE94D4B" w:rsidR="00AD5813" w:rsidRPr="00492EF5" w:rsidRDefault="009549B1" w:rsidP="00D63212">
      <w:pPr>
        <w:spacing w:after="0" w:line="276" w:lineRule="auto"/>
        <w:ind w:left="284" w:right="401"/>
        <w:rPr>
          <w:ins w:id="17" w:author="Cathleen Roets" w:date="2026-03-11T10:59:00Z" w16du:dateUtc="2026-03-11T08:59:00Z"/>
          <w:rFonts w:eastAsia="Calibri" w:cs="Arial"/>
          <w:szCs w:val="22"/>
          <w:lang w:eastAsia="en-ZA"/>
        </w:rPr>
      </w:pPr>
      <w:del w:id="18" w:author="Cathleen Roets" w:date="2026-03-11T10:51:00Z" w16du:dateUtc="2026-03-11T08:51:00Z">
        <w:r w:rsidRPr="00492EF5" w:rsidDel="00985131">
          <w:rPr>
            <w:rFonts w:eastAsia="Calibri" w:cs="Arial"/>
            <w:szCs w:val="22"/>
            <w:lang w:eastAsia="en-ZA"/>
          </w:rPr>
          <w:delText xml:space="preserve">Ek gaan verder verduidelik dat daar verskillende tipes selfstandige naamwoorde is, naamlik soortname (algemene name vir dinge, bv. tafel), eiename (spesifieke name van persone of plekke, bv. Randy of Pretoria), versamelname (name vir ’n groep dinge, bv. ’n swerm bye), en massaname (dinge wat nie maklik getel kan word nie, bv. sand). Ek gaan weer deur die voorbeeld sinne gaan en kyk na die selfstandige naamwoorde wat ons reeds geïdentifiseer sodat ons nou vir elke sin die spesifieke selfstandige naamwoord vanuit elke sin kan identifiseer. Daarna sal ek ’n werkkaart uitdeel waar leerders kortliks saam met ’n maat die selfstandige naamwoorde en hul tipes identifiseer, waarna ’n paar leerders hulle antwoorde met die klas deel. </w:delText>
        </w:r>
      </w:del>
      <w:del w:id="19" w:author="Cathleen Roets" w:date="2026-03-11T10:59:00Z" w16du:dateUtc="2026-03-11T08:59:00Z">
        <w:r w:rsidRPr="00492EF5" w:rsidDel="00F9364A">
          <w:rPr>
            <w:rFonts w:eastAsia="Calibri" w:cs="Arial"/>
            <w:szCs w:val="22"/>
            <w:lang w:eastAsia="en-ZA"/>
          </w:rPr>
          <w:delText xml:space="preserve">Ek sluit die inleiding af deur te verduidelik dat ons </w:delText>
        </w:r>
      </w:del>
      <w:del w:id="20" w:author="Cathleen Roets" w:date="2026-03-11T10:52:00Z" w16du:dateUtc="2026-03-11T08:52:00Z">
        <w:r w:rsidRPr="00492EF5" w:rsidDel="00CF6407">
          <w:rPr>
            <w:rFonts w:eastAsia="Calibri" w:cs="Arial"/>
            <w:szCs w:val="22"/>
            <w:lang w:eastAsia="en-ZA"/>
          </w:rPr>
          <w:delText>hierdie vier tipes selfstandige naamwoorde moet kan herken en dit korrek in sinne moet kan gebruik.</w:delText>
        </w:r>
      </w:del>
    </w:p>
    <w:p w14:paraId="24C0415E" w14:textId="77777777" w:rsidR="00F9364A" w:rsidRPr="00492EF5" w:rsidRDefault="00F9364A" w:rsidP="00D63212">
      <w:pPr>
        <w:spacing w:after="0" w:line="276" w:lineRule="auto"/>
        <w:ind w:left="284" w:right="401"/>
        <w:rPr>
          <w:ins w:id="21" w:author="Cathleen Roets" w:date="2026-03-11T10:59:00Z" w16du:dateUtc="2026-03-11T08:59:00Z"/>
          <w:rFonts w:eastAsia="Calibri" w:cs="Arial"/>
          <w:szCs w:val="22"/>
          <w:lang w:eastAsia="en-ZA"/>
        </w:rPr>
      </w:pPr>
    </w:p>
    <w:p w14:paraId="085A8941" w14:textId="0C525B47" w:rsidR="00F9364A" w:rsidRPr="00492EF5" w:rsidRDefault="00F9364A" w:rsidP="00D63212">
      <w:pPr>
        <w:spacing w:after="0" w:line="276" w:lineRule="auto"/>
        <w:ind w:left="284" w:right="401"/>
        <w:rPr>
          <w:rFonts w:eastAsia="Calibri" w:cs="Arial"/>
          <w:szCs w:val="22"/>
          <w:lang w:eastAsia="en-ZA"/>
        </w:rPr>
      </w:pPr>
      <w:ins w:id="22" w:author="Cathleen Roets" w:date="2026-03-11T10:59:00Z">
        <w:r w:rsidRPr="00492EF5">
          <w:rPr>
            <w:rFonts w:eastAsia="Calibri" w:cs="Arial"/>
            <w:szCs w:val="22"/>
            <w:lang w:eastAsia="en-ZA"/>
          </w:rPr>
          <w:t>Ek sluit die inleiding af deur te verduidelik dat ons in hierdie les verder gaan kyk na verskillende tipes selfstandige naamwoorde en hoe ons dit kan herken en korrek in sinne kan gebruik.</w:t>
        </w:r>
      </w:ins>
    </w:p>
    <w:p w14:paraId="170C0A3D" w14:textId="77777777" w:rsidR="00F718CC" w:rsidRPr="00492EF5" w:rsidRDefault="00F718CC" w:rsidP="00D63212">
      <w:pPr>
        <w:spacing w:after="0" w:line="276" w:lineRule="auto"/>
        <w:ind w:right="401" w:firstLine="284"/>
        <w:rPr>
          <w:rFonts w:eastAsia="Calibri" w:cs="Arial"/>
          <w:szCs w:val="22"/>
          <w:lang w:eastAsia="en-ZA"/>
        </w:rPr>
      </w:pPr>
    </w:p>
    <w:p w14:paraId="7E7DA737" w14:textId="77777777" w:rsidR="00F718CC" w:rsidRPr="00492EF5" w:rsidRDefault="00F718CC" w:rsidP="00D63212">
      <w:pPr>
        <w:spacing w:after="0" w:line="276" w:lineRule="auto"/>
        <w:ind w:right="401"/>
        <w:rPr>
          <w:rFonts w:eastAsia="Calibri" w:cs="Arial"/>
          <w:szCs w:val="22"/>
          <w:lang w:eastAsia="en-ZA"/>
        </w:rPr>
      </w:pPr>
    </w:p>
    <w:p w14:paraId="459C7123" w14:textId="77777777" w:rsidR="00F718CC" w:rsidRPr="00492EF5" w:rsidRDefault="00F718CC" w:rsidP="00D63212">
      <w:pPr>
        <w:spacing w:after="0" w:line="276" w:lineRule="auto"/>
        <w:ind w:right="401" w:firstLine="284"/>
        <w:rPr>
          <w:rFonts w:eastAsia="Calibri" w:cs="Arial"/>
          <w:szCs w:val="22"/>
          <w:lang w:eastAsia="en-ZA"/>
        </w:rPr>
      </w:pPr>
    </w:p>
    <w:p w14:paraId="38A719C8" w14:textId="5FD05DDB" w:rsidR="00AD5813" w:rsidRPr="00492EF5" w:rsidRDefault="00AD5813" w:rsidP="00D63212">
      <w:pPr>
        <w:pStyle w:val="LysParagraaf"/>
        <w:numPr>
          <w:ilvl w:val="0"/>
          <w:numId w:val="5"/>
        </w:numPr>
        <w:spacing w:after="0" w:line="276" w:lineRule="auto"/>
        <w:ind w:left="284" w:right="401" w:hanging="284"/>
        <w:rPr>
          <w:rFonts w:eastAsia="Calibri" w:cs="Arial"/>
          <w:b/>
          <w:bCs/>
          <w:color w:val="935E28"/>
          <w:szCs w:val="22"/>
          <w:lang w:eastAsia="en-ZA"/>
        </w:rPr>
      </w:pPr>
      <w:r w:rsidRPr="00492EF5">
        <w:rPr>
          <w:rFonts w:eastAsia="Calibri" w:cs="Arial"/>
          <w:b/>
          <w:bCs/>
          <w:color w:val="935E28"/>
          <w:szCs w:val="22"/>
          <w:lang w:eastAsia="en-ZA"/>
        </w:rPr>
        <w:t>Selfassessering</w:t>
      </w:r>
    </w:p>
    <w:p w14:paraId="030D25EF" w14:textId="77777777" w:rsidR="00AD5813" w:rsidRPr="00492EF5" w:rsidRDefault="00AD5813" w:rsidP="00D63212">
      <w:pPr>
        <w:spacing w:after="0" w:line="276" w:lineRule="auto"/>
        <w:ind w:right="401"/>
        <w:rPr>
          <w:rFonts w:eastAsia="Calibri" w:cs="Arial"/>
          <w:szCs w:val="22"/>
          <w:lang w:eastAsia="en-ZA"/>
        </w:rPr>
      </w:pPr>
    </w:p>
    <w:tbl>
      <w:tblPr>
        <w:tblStyle w:val="Tabelrooster"/>
        <w:tblW w:w="10506" w:type="dxa"/>
        <w:jc w:val="center"/>
        <w:tblLayout w:type="fixed"/>
        <w:tblLook w:val="04A0" w:firstRow="1" w:lastRow="0" w:firstColumn="1" w:lastColumn="0" w:noHBand="0" w:noVBand="1"/>
      </w:tblPr>
      <w:tblGrid>
        <w:gridCol w:w="9585"/>
        <w:gridCol w:w="921"/>
      </w:tblGrid>
      <w:tr w:rsidR="00F718CC" w:rsidRPr="00492EF5" w14:paraId="2FFD8D56" w14:textId="77777777" w:rsidTr="006361E9">
        <w:trPr>
          <w:trHeight w:val="204"/>
          <w:jc w:val="center"/>
        </w:trPr>
        <w:tc>
          <w:tcPr>
            <w:tcW w:w="10506" w:type="dxa"/>
            <w:gridSpan w:val="2"/>
            <w:shd w:val="clear" w:color="auto" w:fill="0E1E3B"/>
          </w:tcPr>
          <w:p w14:paraId="0053F57E" w14:textId="77777777" w:rsidR="00F718CC" w:rsidRPr="00492EF5" w:rsidRDefault="00F718CC"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color w:val="FFFFFF" w:themeColor="background1"/>
                <w:sz w:val="22"/>
                <w:szCs w:val="22"/>
                <w:lang w:eastAsia="af-ZA"/>
              </w:rPr>
            </w:pPr>
            <w:r w:rsidRPr="00492EF5">
              <w:rPr>
                <w:rFonts w:cs="Arial"/>
                <w:b/>
                <w:i/>
                <w:iCs/>
                <w:color w:val="FFFFFF" w:themeColor="background1"/>
                <w:sz w:val="22"/>
                <w:szCs w:val="22"/>
                <w:lang w:eastAsia="af-ZA"/>
              </w:rPr>
              <w:t>Kontrolelys 3.1</w:t>
            </w:r>
          </w:p>
        </w:tc>
      </w:tr>
      <w:tr w:rsidR="00F718CC" w:rsidRPr="00492EF5" w14:paraId="52E19A85" w14:textId="77777777" w:rsidTr="006361E9">
        <w:trPr>
          <w:trHeight w:val="54"/>
          <w:jc w:val="center"/>
        </w:trPr>
        <w:tc>
          <w:tcPr>
            <w:tcW w:w="10506" w:type="dxa"/>
            <w:gridSpan w:val="2"/>
            <w:shd w:val="clear" w:color="auto" w:fill="925E28"/>
          </w:tcPr>
          <w:p w14:paraId="2D23D651" w14:textId="77777777" w:rsidR="00F718CC" w:rsidRPr="00492EF5" w:rsidRDefault="00F718CC"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i/>
                <w:iCs/>
                <w:color w:val="FFFFFF" w:themeColor="background1"/>
                <w:sz w:val="22"/>
                <w:szCs w:val="22"/>
                <w:lang w:eastAsia="af-ZA"/>
              </w:rPr>
            </w:pPr>
            <w:r w:rsidRPr="00492EF5">
              <w:rPr>
                <w:rFonts w:cs="Arial"/>
                <w:b/>
                <w:i/>
                <w:iCs/>
                <w:color w:val="FFFFFF" w:themeColor="background1"/>
                <w:sz w:val="22"/>
                <w:szCs w:val="22"/>
                <w:lang w:eastAsia="af-ZA"/>
              </w:rPr>
              <w:t>Maak van JA/NEE of √/x gebruik.</w:t>
            </w:r>
          </w:p>
        </w:tc>
      </w:tr>
      <w:tr w:rsidR="00F718CC" w:rsidRPr="00492EF5" w14:paraId="5DDB070B" w14:textId="77777777" w:rsidTr="006361E9">
        <w:trPr>
          <w:trHeight w:val="54"/>
          <w:jc w:val="center"/>
        </w:trPr>
        <w:tc>
          <w:tcPr>
            <w:tcW w:w="10506" w:type="dxa"/>
            <w:gridSpan w:val="2"/>
            <w:shd w:val="clear" w:color="auto" w:fill="DAB000"/>
          </w:tcPr>
          <w:p w14:paraId="33F1C9E4" w14:textId="77777777" w:rsidR="00F718CC" w:rsidRPr="00492EF5" w:rsidRDefault="00F718CC"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center"/>
              <w:rPr>
                <w:rFonts w:cs="Arial"/>
                <w:b/>
                <w:color w:val="FFFFFF" w:themeColor="background1"/>
                <w:sz w:val="22"/>
                <w:szCs w:val="22"/>
                <w:lang w:eastAsia="af-ZA"/>
              </w:rPr>
            </w:pPr>
            <w:r w:rsidRPr="00492EF5">
              <w:rPr>
                <w:rFonts w:cs="Arial"/>
                <w:b/>
                <w:color w:val="FFFFFF" w:themeColor="background1"/>
                <w:sz w:val="22"/>
                <w:szCs w:val="22"/>
                <w:lang w:eastAsia="af-ZA"/>
              </w:rPr>
              <w:t>Kriteria vir ŉ goeie inleiding</w:t>
            </w:r>
          </w:p>
        </w:tc>
      </w:tr>
      <w:tr w:rsidR="00F718CC" w:rsidRPr="00492EF5" w14:paraId="53840CD8" w14:textId="77777777" w:rsidTr="006361E9">
        <w:trPr>
          <w:trHeight w:val="332"/>
          <w:jc w:val="center"/>
        </w:trPr>
        <w:tc>
          <w:tcPr>
            <w:tcW w:w="9585" w:type="dxa"/>
          </w:tcPr>
          <w:p w14:paraId="36AA1B52" w14:textId="77777777" w:rsidR="00F718CC" w:rsidRPr="00492EF5" w:rsidRDefault="00F718CC" w:rsidP="00D63212">
            <w:pPr>
              <w:pStyle w:val="LysParagraaf"/>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bCs/>
                <w:color w:val="202124"/>
                <w:sz w:val="22"/>
                <w:szCs w:val="22"/>
                <w:lang w:eastAsia="af-ZA"/>
              </w:rPr>
            </w:pPr>
            <w:r w:rsidRPr="00492EF5">
              <w:rPr>
                <w:rFonts w:cs="Arial"/>
                <w:bCs/>
                <w:color w:val="202124"/>
                <w:sz w:val="22"/>
                <w:szCs w:val="22"/>
                <w:lang w:eastAsia="af-ZA"/>
              </w:rPr>
              <w:t>Bou die inleiding op die studente/leerders se voorkennis en/of vorige inhoud wat bespreek is voort?</w:t>
            </w:r>
          </w:p>
        </w:tc>
        <w:tc>
          <w:tcPr>
            <w:tcW w:w="921" w:type="dxa"/>
          </w:tcPr>
          <w:p w14:paraId="36E6E8F7" w14:textId="25C34602" w:rsidR="00F718CC" w:rsidRPr="00492EF5" w:rsidRDefault="00F9364A"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r w:rsidR="00F718CC" w:rsidRPr="00492EF5" w14:paraId="4412A48A" w14:textId="77777777" w:rsidTr="006361E9">
        <w:trPr>
          <w:trHeight w:val="324"/>
          <w:jc w:val="center"/>
        </w:trPr>
        <w:tc>
          <w:tcPr>
            <w:tcW w:w="9585" w:type="dxa"/>
          </w:tcPr>
          <w:p w14:paraId="0BED8E64" w14:textId="77777777" w:rsidR="00F718CC" w:rsidRPr="00492EF5" w:rsidRDefault="00F718CC" w:rsidP="00D63212">
            <w:pPr>
              <w:pStyle w:val="LysParagraaf"/>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bCs/>
                <w:color w:val="202124"/>
                <w:sz w:val="22"/>
                <w:szCs w:val="22"/>
                <w:lang w:eastAsia="af-ZA"/>
              </w:rPr>
            </w:pPr>
            <w:r w:rsidRPr="00492EF5">
              <w:rPr>
                <w:rFonts w:cs="Arial"/>
                <w:bCs/>
                <w:color w:val="202124"/>
                <w:sz w:val="22"/>
                <w:szCs w:val="22"/>
                <w:lang w:eastAsia="af-ZA"/>
              </w:rPr>
              <w:t>Is die inleiding interessant en motiverend om leer te stimuleer?</w:t>
            </w:r>
          </w:p>
        </w:tc>
        <w:tc>
          <w:tcPr>
            <w:tcW w:w="921" w:type="dxa"/>
          </w:tcPr>
          <w:p w14:paraId="337C5697" w14:textId="6A15184F" w:rsidR="00F718CC" w:rsidRPr="00492EF5" w:rsidRDefault="00F9364A"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r w:rsidR="00F718CC" w:rsidRPr="00492EF5" w14:paraId="665BA088" w14:textId="77777777" w:rsidTr="006361E9">
        <w:trPr>
          <w:trHeight w:val="332"/>
          <w:jc w:val="center"/>
        </w:trPr>
        <w:tc>
          <w:tcPr>
            <w:tcW w:w="9585" w:type="dxa"/>
          </w:tcPr>
          <w:p w14:paraId="1A3F1921" w14:textId="77777777" w:rsidR="00F718CC" w:rsidRPr="00492EF5" w:rsidRDefault="00F718CC" w:rsidP="00D63212">
            <w:pPr>
              <w:pStyle w:val="LysParagraaf"/>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Fokus die inleiding die studente/leerders se aandag op die doelwitte wat bereik moet word?</w:t>
            </w:r>
          </w:p>
        </w:tc>
        <w:tc>
          <w:tcPr>
            <w:tcW w:w="921" w:type="dxa"/>
          </w:tcPr>
          <w:p w14:paraId="01B3B60C" w14:textId="638C9BC7" w:rsidR="00F718CC" w:rsidRPr="00492EF5" w:rsidRDefault="00F9364A"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r w:rsidR="00F718CC" w:rsidRPr="00492EF5" w14:paraId="02D64061" w14:textId="77777777" w:rsidTr="006361E9">
        <w:trPr>
          <w:trHeight w:val="332"/>
          <w:jc w:val="center"/>
        </w:trPr>
        <w:tc>
          <w:tcPr>
            <w:tcW w:w="9585" w:type="dxa"/>
          </w:tcPr>
          <w:p w14:paraId="642A67C2" w14:textId="77777777" w:rsidR="00F718CC" w:rsidRPr="00492EF5" w:rsidRDefault="00F718CC" w:rsidP="00D63212">
            <w:pPr>
              <w:pStyle w:val="LysParagraaf"/>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Is die inligting oortuigend genoeg sodat die studente/leerders by die aanbieding baat sal vind?</w:t>
            </w:r>
          </w:p>
        </w:tc>
        <w:tc>
          <w:tcPr>
            <w:tcW w:w="921" w:type="dxa"/>
          </w:tcPr>
          <w:p w14:paraId="49DB72F7" w14:textId="30A72893" w:rsidR="00F718CC" w:rsidRPr="00492EF5" w:rsidRDefault="00F9364A"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r w:rsidR="00F718CC" w:rsidRPr="00492EF5" w14:paraId="64FEB4FD" w14:textId="77777777" w:rsidTr="006361E9">
        <w:trPr>
          <w:trHeight w:val="332"/>
          <w:jc w:val="center"/>
        </w:trPr>
        <w:tc>
          <w:tcPr>
            <w:tcW w:w="9585" w:type="dxa"/>
          </w:tcPr>
          <w:p w14:paraId="70708A20" w14:textId="77777777" w:rsidR="00F718CC" w:rsidRPr="00492EF5" w:rsidRDefault="00F718CC" w:rsidP="00D63212">
            <w:pPr>
              <w:pStyle w:val="LysParagraaf"/>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jc w:val="left"/>
              <w:rPr>
                <w:rFonts w:cs="Arial"/>
                <w:kern w:val="2"/>
                <w:sz w:val="22"/>
                <w:szCs w:val="22"/>
                <w14:ligatures w14:val="standardContextual"/>
              </w:rPr>
            </w:pPr>
            <w:r w:rsidRPr="00492EF5">
              <w:rPr>
                <w:rFonts w:cs="Arial"/>
                <w:kern w:val="2"/>
                <w:sz w:val="22"/>
                <w:szCs w:val="22"/>
                <w14:ligatures w14:val="standardContextual"/>
              </w:rPr>
              <w:t>Is die inleiding kreatief en gepas?</w:t>
            </w:r>
          </w:p>
        </w:tc>
        <w:tc>
          <w:tcPr>
            <w:tcW w:w="921" w:type="dxa"/>
          </w:tcPr>
          <w:p w14:paraId="286FD302" w14:textId="18B77825" w:rsidR="00F718CC" w:rsidRPr="00492EF5" w:rsidRDefault="00F9364A" w:rsidP="00D6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right="401"/>
              <w:rPr>
                <w:rFonts w:cs="Arial"/>
                <w:bCs/>
                <w:color w:val="202124"/>
                <w:sz w:val="22"/>
                <w:szCs w:val="22"/>
                <w:lang w:eastAsia="af-ZA"/>
              </w:rPr>
            </w:pPr>
            <w:r w:rsidRPr="00492EF5">
              <w:rPr>
                <w:rFonts w:cs="Arial"/>
                <w:bCs/>
                <w:color w:val="202124"/>
                <w:sz w:val="22"/>
                <w:szCs w:val="22"/>
                <w:lang w:eastAsia="af-ZA"/>
              </w:rPr>
              <w:t>Ja</w:t>
            </w:r>
          </w:p>
        </w:tc>
      </w:tr>
    </w:tbl>
    <w:p w14:paraId="6EBAAEC2" w14:textId="77777777" w:rsidR="00AD5813" w:rsidRDefault="00AD5813" w:rsidP="00D63212">
      <w:pPr>
        <w:spacing w:after="0" w:line="276" w:lineRule="auto"/>
        <w:ind w:right="401"/>
        <w:rPr>
          <w:rFonts w:cs="Arial"/>
          <w:szCs w:val="22"/>
        </w:rPr>
      </w:pPr>
    </w:p>
    <w:p w14:paraId="2D4C61EC" w14:textId="77777777" w:rsidR="009077B4" w:rsidRDefault="009077B4" w:rsidP="00D63212">
      <w:pPr>
        <w:spacing w:after="0" w:line="276" w:lineRule="auto"/>
        <w:ind w:right="401"/>
        <w:rPr>
          <w:rFonts w:cs="Arial"/>
          <w:szCs w:val="22"/>
        </w:rPr>
      </w:pPr>
    </w:p>
    <w:p w14:paraId="762CAB2B" w14:textId="77777777" w:rsidR="009077B4" w:rsidRPr="00492EF5" w:rsidRDefault="009077B4" w:rsidP="00D63212">
      <w:pPr>
        <w:spacing w:after="0" w:line="276" w:lineRule="auto"/>
        <w:ind w:right="401"/>
        <w:rPr>
          <w:rFonts w:cs="Arial"/>
          <w:szCs w:val="22"/>
        </w:rPr>
      </w:pPr>
    </w:p>
    <w:p w14:paraId="000E9C34" w14:textId="6F719CE8" w:rsidR="00AD5813" w:rsidRPr="00492EF5" w:rsidRDefault="00AD5813" w:rsidP="00D63212">
      <w:pPr>
        <w:pStyle w:val="LysParagraaf"/>
        <w:numPr>
          <w:ilvl w:val="0"/>
          <w:numId w:val="6"/>
        </w:numPr>
        <w:spacing w:after="0" w:line="276" w:lineRule="auto"/>
        <w:ind w:right="401"/>
        <w:rPr>
          <w:rFonts w:cs="Arial"/>
          <w:b/>
          <w:bCs/>
          <w:szCs w:val="22"/>
        </w:rPr>
      </w:pPr>
      <w:r w:rsidRPr="00492EF5">
        <w:rPr>
          <w:rFonts w:cs="Arial"/>
          <w:b/>
          <w:bCs/>
          <w:szCs w:val="22"/>
        </w:rPr>
        <w:t>Reflekteer oor jou beplande inleiding aan die hand van die kriteria van ŉ goeie inleiding.</w:t>
      </w:r>
    </w:p>
    <w:p w14:paraId="78CC845F" w14:textId="77777777" w:rsidR="00F9364A" w:rsidRDefault="00F9364A" w:rsidP="00D63212">
      <w:pPr>
        <w:spacing w:after="0" w:line="276" w:lineRule="auto"/>
        <w:ind w:left="66" w:right="401"/>
        <w:rPr>
          <w:rFonts w:cs="Arial"/>
          <w:szCs w:val="22"/>
        </w:rPr>
      </w:pPr>
    </w:p>
    <w:p w14:paraId="539CFE11" w14:textId="16636903" w:rsidR="009077B4" w:rsidRPr="009077B4" w:rsidRDefault="009077B4" w:rsidP="00D63212">
      <w:pPr>
        <w:spacing w:after="0" w:line="276" w:lineRule="auto"/>
        <w:ind w:left="426" w:right="401"/>
        <w:rPr>
          <w:rFonts w:cs="Arial"/>
          <w:szCs w:val="22"/>
        </w:rPr>
      </w:pPr>
      <w:r w:rsidRPr="009077B4">
        <w:rPr>
          <w:rFonts w:cs="Arial"/>
          <w:szCs w:val="22"/>
        </w:rPr>
        <w:t xml:space="preserve">Na afloop van die beplanning en aanpassing van my inleiding kan ek </w:t>
      </w:r>
      <w:r>
        <w:rPr>
          <w:rFonts w:cs="Arial"/>
          <w:szCs w:val="22"/>
        </w:rPr>
        <w:t xml:space="preserve">sien dat my </w:t>
      </w:r>
      <w:r w:rsidR="00D63212">
        <w:rPr>
          <w:rFonts w:cs="Arial"/>
          <w:szCs w:val="22"/>
        </w:rPr>
        <w:t xml:space="preserve">inleiding aan die kriteria </w:t>
      </w:r>
      <w:r w:rsidRPr="009077B4">
        <w:rPr>
          <w:rFonts w:cs="Arial"/>
          <w:szCs w:val="22"/>
        </w:rPr>
        <w:t xml:space="preserve">vir ’n goeie inleiding voldoen. Die inleiding bou op die leerders se voorkennis voort deur hulle te vra wat hulle reeds van sinne onthou. Dit is ook interessant en motiverend omdat leerders aktief betrokke raak wanneer hulle rondom die klaskamer kyk en voorwerpe benoem. Verder fokus die inleiding die leerders se aandag op die doel van die les, naamlik </w:t>
      </w:r>
      <w:r w:rsidR="00D63212">
        <w:rPr>
          <w:rFonts w:cs="Arial"/>
          <w:szCs w:val="22"/>
        </w:rPr>
        <w:t xml:space="preserve">om </w:t>
      </w:r>
      <w:r w:rsidRPr="009077B4">
        <w:rPr>
          <w:rFonts w:cs="Arial"/>
          <w:szCs w:val="22"/>
        </w:rPr>
        <w:t>selfstandige naamwoorde te herken en te gebruik. Die gebruik van konkrete voorwerpe</w:t>
      </w:r>
      <w:r w:rsidR="00D63212">
        <w:rPr>
          <w:rFonts w:cs="Arial"/>
          <w:szCs w:val="22"/>
        </w:rPr>
        <w:t xml:space="preserve"> soos al die voorwerpe wat ek as ekstra </w:t>
      </w:r>
      <w:r w:rsidR="00D63212">
        <w:rPr>
          <w:rFonts w:cs="Arial"/>
          <w:szCs w:val="22"/>
        </w:rPr>
        <w:lastRenderedPageBreak/>
        <w:t xml:space="preserve">voorbeelde gaan bring en deur die klas ook te gebruik wat bekend is vir die leerders </w:t>
      </w:r>
      <w:r w:rsidRPr="009077B4">
        <w:rPr>
          <w:rFonts w:cs="Arial"/>
          <w:szCs w:val="22"/>
        </w:rPr>
        <w:t xml:space="preserve">maak die inleiding </w:t>
      </w:r>
      <w:r w:rsidR="00D63212">
        <w:rPr>
          <w:rFonts w:cs="Arial"/>
          <w:szCs w:val="22"/>
        </w:rPr>
        <w:t xml:space="preserve">ook meer </w:t>
      </w:r>
      <w:r w:rsidRPr="009077B4">
        <w:rPr>
          <w:rFonts w:cs="Arial"/>
          <w:szCs w:val="22"/>
        </w:rPr>
        <w:t>kreatief en help om die inhoud vir leerders meer verstaanbaar en relevant te maak</w:t>
      </w:r>
      <w:r w:rsidR="00D63212">
        <w:rPr>
          <w:rFonts w:cs="Arial"/>
          <w:szCs w:val="22"/>
        </w:rPr>
        <w:t xml:space="preserve"> omdat dit algemene voorwerpe is in hulle daaglikse lewe en wat hulle in die klas sien</w:t>
      </w:r>
      <w:r w:rsidRPr="009077B4">
        <w:rPr>
          <w:rFonts w:cs="Arial"/>
          <w:szCs w:val="22"/>
        </w:rPr>
        <w:t>.</w:t>
      </w:r>
    </w:p>
    <w:p w14:paraId="2A79824E" w14:textId="77777777" w:rsidR="009077B4" w:rsidRDefault="009077B4" w:rsidP="00D63212">
      <w:pPr>
        <w:spacing w:after="0" w:line="276" w:lineRule="auto"/>
        <w:ind w:left="66" w:right="401"/>
        <w:rPr>
          <w:rFonts w:cs="Arial"/>
          <w:szCs w:val="22"/>
        </w:rPr>
      </w:pPr>
    </w:p>
    <w:p w14:paraId="323F69ED" w14:textId="77777777" w:rsidR="00D63212" w:rsidRPr="00492EF5" w:rsidRDefault="00D63212" w:rsidP="00D63212">
      <w:pPr>
        <w:spacing w:after="0" w:line="276" w:lineRule="auto"/>
        <w:ind w:left="66" w:right="401"/>
        <w:rPr>
          <w:rFonts w:cs="Arial"/>
          <w:szCs w:val="22"/>
        </w:rPr>
      </w:pPr>
    </w:p>
    <w:p w14:paraId="00EB728D" w14:textId="77777777" w:rsidR="00492EF5" w:rsidRPr="00492EF5" w:rsidRDefault="00492EF5" w:rsidP="00D63212">
      <w:pPr>
        <w:spacing w:after="0" w:line="276" w:lineRule="auto"/>
        <w:ind w:left="66" w:right="401"/>
        <w:rPr>
          <w:rFonts w:cs="Arial"/>
          <w:szCs w:val="22"/>
        </w:rPr>
      </w:pPr>
    </w:p>
    <w:p w14:paraId="08DAB836" w14:textId="4DB673B1" w:rsidR="00F9364A" w:rsidRPr="00492EF5" w:rsidRDefault="00F9364A" w:rsidP="00D63212">
      <w:pPr>
        <w:spacing w:after="0" w:line="276" w:lineRule="auto"/>
        <w:ind w:right="401"/>
        <w:rPr>
          <w:rFonts w:cs="Arial"/>
          <w:szCs w:val="22"/>
        </w:rPr>
      </w:pPr>
      <w:r w:rsidRPr="00492EF5">
        <w:rPr>
          <w:rFonts w:eastAsia="Calibri" w:cs="Arial"/>
          <w:b/>
          <w:bCs/>
          <w:color w:val="935E28"/>
          <w:szCs w:val="22"/>
          <w:lang w:eastAsia="en-ZA"/>
        </w:rPr>
        <w:t>F. Finale weergawe van inleiding</w:t>
      </w:r>
    </w:p>
    <w:p w14:paraId="0AE74E4E" w14:textId="77777777" w:rsidR="00F9364A" w:rsidRPr="00492EF5" w:rsidRDefault="00F9364A" w:rsidP="00D63212">
      <w:pPr>
        <w:spacing w:after="0" w:line="276" w:lineRule="auto"/>
        <w:ind w:right="401"/>
        <w:rPr>
          <w:rFonts w:cs="Arial"/>
          <w:szCs w:val="22"/>
        </w:rPr>
      </w:pPr>
    </w:p>
    <w:p w14:paraId="51B5235B" w14:textId="77777777" w:rsidR="00492EF5" w:rsidRPr="00492EF5" w:rsidRDefault="00F9364A" w:rsidP="00D63212">
      <w:pPr>
        <w:spacing w:after="0" w:line="276" w:lineRule="auto"/>
        <w:ind w:left="720" w:right="401"/>
        <w:rPr>
          <w:rFonts w:eastAsia="Calibri" w:cs="Arial"/>
          <w:szCs w:val="22"/>
          <w:lang w:eastAsia="en-ZA"/>
        </w:rPr>
      </w:pPr>
      <w:r w:rsidRPr="00492EF5">
        <w:rPr>
          <w:rFonts w:eastAsia="Calibri" w:cs="Arial"/>
          <w:szCs w:val="22"/>
          <w:lang w:eastAsia="en-ZA"/>
        </w:rPr>
        <w:t>Ek gaan die les begin deur die leerders te groet en te verwelkom en daarna kortliks vorige kennis te herroep deur die leerders te vra wat hulle van sinne onthou en watter tipe woorde gewoonlik in sinne voorkom. Ek gaan daarna vra vir ’n paar voorbeeldsinne, byvoorbeeld “Die leerder skryf in sy boek,” en dit op die bord skryf</w:t>
      </w:r>
      <w:r w:rsidR="00492EF5" w:rsidRPr="00492EF5">
        <w:rPr>
          <w:rFonts w:eastAsia="Calibri" w:cs="Arial"/>
          <w:szCs w:val="22"/>
          <w:lang w:eastAsia="en-ZA"/>
        </w:rPr>
        <w:t xml:space="preserve"> </w:t>
      </w:r>
      <w:r w:rsidRPr="00492EF5">
        <w:rPr>
          <w:rFonts w:eastAsia="Calibri" w:cs="Arial"/>
          <w:szCs w:val="22"/>
          <w:lang w:eastAsia="en-ZA"/>
        </w:rPr>
        <w:t>sodat</w:t>
      </w:r>
      <w:r w:rsidR="00492EF5" w:rsidRPr="00492EF5">
        <w:rPr>
          <w:rFonts w:eastAsia="Calibri" w:cs="Arial"/>
          <w:szCs w:val="22"/>
          <w:lang w:eastAsia="en-ZA"/>
        </w:rPr>
        <w:t xml:space="preserve"> </w:t>
      </w:r>
      <w:r w:rsidRPr="00492EF5">
        <w:rPr>
          <w:rFonts w:eastAsia="Calibri" w:cs="Arial"/>
          <w:szCs w:val="22"/>
          <w:lang w:eastAsia="en-ZA"/>
        </w:rPr>
        <w:t xml:space="preserve">ons later weer daarna kan verwys. </w:t>
      </w:r>
    </w:p>
    <w:p w14:paraId="61684EAC" w14:textId="77777777" w:rsidR="00492EF5" w:rsidRPr="00492EF5" w:rsidRDefault="00492EF5" w:rsidP="00D63212">
      <w:pPr>
        <w:spacing w:after="0" w:line="276" w:lineRule="auto"/>
        <w:ind w:left="720" w:right="401"/>
        <w:rPr>
          <w:rFonts w:eastAsia="Calibri" w:cs="Arial"/>
          <w:szCs w:val="22"/>
          <w:lang w:eastAsia="en-ZA"/>
        </w:rPr>
      </w:pPr>
    </w:p>
    <w:p w14:paraId="6E6DAEF3" w14:textId="77777777" w:rsidR="009077B4" w:rsidRDefault="00F9364A" w:rsidP="00D63212">
      <w:pPr>
        <w:spacing w:after="0" w:line="276" w:lineRule="auto"/>
        <w:ind w:left="720" w:right="401"/>
        <w:rPr>
          <w:rFonts w:eastAsia="Calibri" w:cs="Arial"/>
          <w:szCs w:val="22"/>
          <w:lang w:eastAsia="en-ZA"/>
        </w:rPr>
      </w:pPr>
      <w:r w:rsidRPr="00492EF5">
        <w:rPr>
          <w:rFonts w:eastAsia="Calibri" w:cs="Arial"/>
          <w:szCs w:val="22"/>
          <w:lang w:eastAsia="en-ZA"/>
        </w:rPr>
        <w:t xml:space="preserve">Volgende gaan ek vir die leerders vra om rondom die klaskamer te kyk en ’n paar dinge te noem wat hulle sien, soos ’n tafel, stoel, boek of skooltas. Ek sal ook ‘n paar voorwerpe klas toe bring en vir die leerders vra om dit te benoem, bv. ‘n Harry Potter boek, pak kaarte, bakkie suiker, kaart van ‘n plek soos Pretoria (kan dit op ‘n projektor vir hulle wys),  </w:t>
      </w:r>
    </w:p>
    <w:p w14:paraId="4FF270FC" w14:textId="77777777" w:rsidR="009077B4" w:rsidRDefault="009077B4" w:rsidP="00D63212">
      <w:pPr>
        <w:spacing w:after="0" w:line="276" w:lineRule="auto"/>
        <w:ind w:left="720" w:right="401"/>
        <w:rPr>
          <w:rFonts w:eastAsia="Calibri" w:cs="Arial"/>
          <w:szCs w:val="22"/>
          <w:lang w:eastAsia="en-ZA"/>
        </w:rPr>
      </w:pPr>
    </w:p>
    <w:p w14:paraId="3445973A" w14:textId="6E64C26A" w:rsidR="00F9364A" w:rsidRPr="00492EF5" w:rsidRDefault="00F9364A" w:rsidP="00D63212">
      <w:pPr>
        <w:spacing w:after="0" w:line="276" w:lineRule="auto"/>
        <w:ind w:left="720" w:right="401"/>
        <w:rPr>
          <w:rFonts w:eastAsia="Calibri" w:cs="Arial"/>
          <w:szCs w:val="22"/>
          <w:lang w:eastAsia="en-ZA"/>
        </w:rPr>
      </w:pPr>
      <w:r w:rsidRPr="00492EF5">
        <w:rPr>
          <w:rFonts w:eastAsia="Calibri" w:cs="Arial"/>
          <w:szCs w:val="22"/>
          <w:lang w:eastAsia="en-ZA"/>
        </w:rPr>
        <w:t>Verder gaan ek verduidelik dat hierdie woorde name vir dinge is en dat ons dit selfstandige naamwoorde noem, dit wil sê woorde wat mense, plekke, diere en dinge benoem. Daarna gaan ek die sinne op die bord gebruik en vir die leerders vra om saam met my die selfstandige naamwoorde in die sinne te identifiseer.</w:t>
      </w:r>
    </w:p>
    <w:p w14:paraId="6CC754D3" w14:textId="77777777" w:rsidR="00F9364A" w:rsidRPr="00492EF5" w:rsidRDefault="00F9364A" w:rsidP="00D63212">
      <w:pPr>
        <w:spacing w:after="0" w:line="276" w:lineRule="auto"/>
        <w:ind w:left="720" w:right="401"/>
        <w:rPr>
          <w:rFonts w:eastAsia="Calibri" w:cs="Arial"/>
          <w:szCs w:val="22"/>
          <w:lang w:eastAsia="en-ZA"/>
        </w:rPr>
      </w:pPr>
    </w:p>
    <w:p w14:paraId="360E0ACE" w14:textId="77777777" w:rsidR="00F9364A" w:rsidRPr="00492EF5" w:rsidRDefault="00F9364A" w:rsidP="00D63212">
      <w:pPr>
        <w:spacing w:after="0" w:line="276" w:lineRule="auto"/>
        <w:ind w:left="720" w:right="401"/>
        <w:rPr>
          <w:rFonts w:eastAsia="Calibri" w:cs="Arial"/>
          <w:szCs w:val="22"/>
          <w:lang w:eastAsia="en-ZA"/>
        </w:rPr>
      </w:pPr>
      <w:r w:rsidRPr="00492EF5">
        <w:rPr>
          <w:rFonts w:eastAsia="Calibri" w:cs="Arial"/>
          <w:szCs w:val="22"/>
          <w:lang w:eastAsia="en-ZA"/>
        </w:rPr>
        <w:t>Ek sluit die inleiding af deur te verduidelik dat ons in hierdie les verder gaan kyk na verskillende tipes selfstandige naamwoorde en hoe ons dit kan herken en korrek in sinne kan gebruik.</w:t>
      </w:r>
    </w:p>
    <w:p w14:paraId="72E8CAD0" w14:textId="77777777" w:rsidR="00F9364A" w:rsidRPr="00492EF5" w:rsidRDefault="00F9364A" w:rsidP="00D63212">
      <w:pPr>
        <w:spacing w:after="0" w:line="276" w:lineRule="auto"/>
        <w:ind w:right="401"/>
        <w:rPr>
          <w:rFonts w:cs="Arial"/>
          <w:szCs w:val="22"/>
        </w:rPr>
      </w:pPr>
    </w:p>
    <w:sectPr w:rsidR="00F9364A" w:rsidRPr="00492EF5" w:rsidSect="000D29BF">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thleen Roets" w:date="2026-03-11T09:39:00Z" w:initials="CR">
    <w:p w14:paraId="210F75B9" w14:textId="77777777" w:rsidR="008F35CF" w:rsidRDefault="00074457" w:rsidP="008F35CF">
      <w:pPr>
        <w:pStyle w:val="Opmerking-teks"/>
        <w:jc w:val="left"/>
      </w:pPr>
      <w:r>
        <w:rPr>
          <w:rStyle w:val="Opmerkingverwysing"/>
        </w:rPr>
        <w:annotationRef/>
      </w:r>
      <w:r w:rsidR="008F35CF">
        <w:rPr>
          <w:lang w:val="en-ZA"/>
        </w:rPr>
        <w:t>Jessamy Visagie-Jou inleiding klink baie goed, ek is net bevrees dat dit n bietjie lank is.</w:t>
      </w:r>
    </w:p>
  </w:comment>
  <w:comment w:id="1" w:author="Cathleen Roets" w:date="2026-03-11T09:29:00Z" w:initials="CR">
    <w:p w14:paraId="135DFCD4" w14:textId="77777777" w:rsidR="00F3455D" w:rsidRDefault="00F3455D" w:rsidP="00F3455D">
      <w:pPr>
        <w:pStyle w:val="Opmerking-teks"/>
        <w:jc w:val="left"/>
      </w:pPr>
      <w:r>
        <w:rPr>
          <w:rStyle w:val="Opmerkingverwysing"/>
        </w:rPr>
        <w:annotationRef/>
      </w:r>
      <w:r>
        <w:rPr>
          <w:lang w:val="en-ZA"/>
        </w:rPr>
        <w:t>Janel Pieterse- onthou om die leerders te groet en te verwelkom x</w:t>
      </w:r>
    </w:p>
  </w:comment>
  <w:comment w:id="2" w:author="Cathleen Roets" w:date="2026-03-11T09:33:00Z" w:initials="CR">
    <w:p w14:paraId="6C4C0783" w14:textId="77777777" w:rsidR="00F3455D" w:rsidRDefault="00F3455D" w:rsidP="00F3455D">
      <w:pPr>
        <w:pStyle w:val="Opmerking-teks"/>
        <w:jc w:val="left"/>
      </w:pPr>
      <w:r>
        <w:rPr>
          <w:rStyle w:val="Opmerkingverwysing"/>
        </w:rPr>
        <w:annotationRef/>
      </w:r>
      <w:r>
        <w:rPr>
          <w:lang w:val="en-ZA"/>
        </w:rPr>
        <w:t>Janel Pieterse - om jou inleiding te versterk sou ek ‘n paar voorwerpe klas toe bring laat hul dit ook identifiseer as selfstandige naamwoorde.</w:t>
      </w:r>
    </w:p>
  </w:comment>
  <w:comment w:id="3" w:author="Cathleen Roets" w:date="2026-03-11T09:31:00Z" w:initials="CR">
    <w:p w14:paraId="69FCEA73" w14:textId="77777777" w:rsidR="00F3455D" w:rsidRDefault="00F3455D" w:rsidP="00F3455D">
      <w:pPr>
        <w:pStyle w:val="Opmerking-teks"/>
        <w:jc w:val="left"/>
      </w:pPr>
      <w:r>
        <w:rPr>
          <w:rStyle w:val="Opmerkingverwysing"/>
        </w:rPr>
        <w:annotationRef/>
      </w:r>
      <w:r>
        <w:rPr>
          <w:lang w:val="en-ZA"/>
        </w:rPr>
        <w:t xml:space="preserve">Janel Pieterse - Jou inleiding is eintlik paraagraaf 1, en van hier af begin jy met die leerinhoud wat dan nie meer deel vorm van die inleiding nie. So ek sou voorstel dat jy die deel uithaal x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F75B9" w15:done="0"/>
  <w15:commentEx w15:paraId="135DFCD4" w15:done="0"/>
  <w15:commentEx w15:paraId="6C4C0783" w15:done="0"/>
  <w15:commentEx w15:paraId="69FCEA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360B0" w16cex:dateUtc="2026-03-11T07:39:00Z"/>
  <w16cex:commentExtensible w16cex:durableId="0748C66F" w16cex:dateUtc="2026-03-11T07:29:00Z"/>
  <w16cex:commentExtensible w16cex:durableId="6402CE0F" w16cex:dateUtc="2026-03-11T07:33:00Z"/>
  <w16cex:commentExtensible w16cex:durableId="2A04F97D" w16cex:dateUtc="2026-03-11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F75B9" w16cid:durableId="308360B0"/>
  <w16cid:commentId w16cid:paraId="135DFCD4" w16cid:durableId="0748C66F"/>
  <w16cid:commentId w16cid:paraId="6C4C0783" w16cid:durableId="6402CE0F"/>
  <w16cid:commentId w16cid:paraId="69FCEA73" w16cid:durableId="2A04F9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58CCF6"/>
    <w:lvl w:ilvl="0">
      <w:start w:val="1"/>
      <w:numFmt w:val="bullet"/>
      <w:pStyle w:val="Lyskolpunt"/>
      <w:lvlText w:val=""/>
      <w:lvlJc w:val="left"/>
      <w:pPr>
        <w:tabs>
          <w:tab w:val="num" w:pos="360"/>
        </w:tabs>
        <w:ind w:left="360" w:hanging="360"/>
      </w:pPr>
      <w:rPr>
        <w:rFonts w:ascii="Symbol" w:hAnsi="Symbol" w:hint="default"/>
      </w:rPr>
    </w:lvl>
  </w:abstractNum>
  <w:abstractNum w:abstractNumId="1" w15:restartNumberingAfterBreak="0">
    <w:nsid w:val="1282477D"/>
    <w:multiLevelType w:val="hybridMultilevel"/>
    <w:tmpl w:val="0962703A"/>
    <w:lvl w:ilvl="0" w:tplc="04360001">
      <w:start w:val="2"/>
      <w:numFmt w:val="bullet"/>
      <w:lvlText w:val=""/>
      <w:lvlJc w:val="left"/>
      <w:pPr>
        <w:ind w:left="720" w:hanging="360"/>
      </w:pPr>
      <w:rPr>
        <w:rFonts w:ascii="Symbol" w:eastAsia="Times New Roman" w:hAnsi="Symbol" w:cs="Times New Roman"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 w15:restartNumberingAfterBreak="0">
    <w:nsid w:val="1A416790"/>
    <w:multiLevelType w:val="multilevel"/>
    <w:tmpl w:val="0FF8057E"/>
    <w:lvl w:ilvl="0">
      <w:start w:val="1"/>
      <w:numFmt w:val="decimal"/>
      <w:lvlText w:val="%1."/>
      <w:lvlJc w:val="left"/>
      <w:pPr>
        <w:ind w:left="4755" w:hanging="360"/>
      </w:pPr>
      <w:rPr>
        <w:rFonts w:hint="default"/>
        <w:b/>
        <w:bCs/>
      </w:rPr>
    </w:lvl>
    <w:lvl w:ilvl="1">
      <w:start w:val="1"/>
      <w:numFmt w:val="decimal"/>
      <w:isLgl/>
      <w:lvlText w:val="%1.%2"/>
      <w:lvlJc w:val="left"/>
      <w:pPr>
        <w:ind w:left="514"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C296EBB"/>
    <w:multiLevelType w:val="hybridMultilevel"/>
    <w:tmpl w:val="4E568B9C"/>
    <w:lvl w:ilvl="0" w:tplc="60A27BDA">
      <w:start w:val="1"/>
      <w:numFmt w:val="decimal"/>
      <w:lvlText w:val="%1."/>
      <w:lvlJc w:val="left"/>
      <w:pPr>
        <w:ind w:left="720" w:hanging="360"/>
      </w:pPr>
      <w:rPr>
        <w:rFonts w:hint="default"/>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A5F5FAD"/>
    <w:multiLevelType w:val="hybridMultilevel"/>
    <w:tmpl w:val="30826196"/>
    <w:lvl w:ilvl="0" w:tplc="1C090015">
      <w:start w:val="1"/>
      <w:numFmt w:val="upperLetter"/>
      <w:lvlText w:val="%1."/>
      <w:lvlJc w:val="left"/>
      <w:pPr>
        <w:ind w:left="2913"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516F5C71"/>
    <w:multiLevelType w:val="hybridMultilevel"/>
    <w:tmpl w:val="CD8CFE56"/>
    <w:lvl w:ilvl="0" w:tplc="C7884D80">
      <w:start w:val="1"/>
      <w:numFmt w:val="decimal"/>
      <w:lvlText w:val="%1."/>
      <w:lvlJc w:val="left"/>
      <w:pPr>
        <w:ind w:left="426" w:hanging="360"/>
      </w:pPr>
      <w:rPr>
        <w:rFonts w:hint="default"/>
        <w:b w:val="0"/>
        <w:bCs w:val="0"/>
      </w:rPr>
    </w:lvl>
    <w:lvl w:ilvl="1" w:tplc="04360019" w:tentative="1">
      <w:start w:val="1"/>
      <w:numFmt w:val="lowerLetter"/>
      <w:lvlText w:val="%2."/>
      <w:lvlJc w:val="left"/>
      <w:pPr>
        <w:ind w:left="1146" w:hanging="360"/>
      </w:pPr>
    </w:lvl>
    <w:lvl w:ilvl="2" w:tplc="0436001B" w:tentative="1">
      <w:start w:val="1"/>
      <w:numFmt w:val="lowerRoman"/>
      <w:lvlText w:val="%3."/>
      <w:lvlJc w:val="right"/>
      <w:pPr>
        <w:ind w:left="1866" w:hanging="180"/>
      </w:pPr>
    </w:lvl>
    <w:lvl w:ilvl="3" w:tplc="0436000F" w:tentative="1">
      <w:start w:val="1"/>
      <w:numFmt w:val="decimal"/>
      <w:lvlText w:val="%4."/>
      <w:lvlJc w:val="left"/>
      <w:pPr>
        <w:ind w:left="2586" w:hanging="360"/>
      </w:pPr>
    </w:lvl>
    <w:lvl w:ilvl="4" w:tplc="04360019" w:tentative="1">
      <w:start w:val="1"/>
      <w:numFmt w:val="lowerLetter"/>
      <w:lvlText w:val="%5."/>
      <w:lvlJc w:val="left"/>
      <w:pPr>
        <w:ind w:left="3306" w:hanging="360"/>
      </w:pPr>
    </w:lvl>
    <w:lvl w:ilvl="5" w:tplc="0436001B" w:tentative="1">
      <w:start w:val="1"/>
      <w:numFmt w:val="lowerRoman"/>
      <w:lvlText w:val="%6."/>
      <w:lvlJc w:val="right"/>
      <w:pPr>
        <w:ind w:left="4026" w:hanging="180"/>
      </w:pPr>
    </w:lvl>
    <w:lvl w:ilvl="6" w:tplc="0436000F" w:tentative="1">
      <w:start w:val="1"/>
      <w:numFmt w:val="decimal"/>
      <w:lvlText w:val="%7."/>
      <w:lvlJc w:val="left"/>
      <w:pPr>
        <w:ind w:left="4746" w:hanging="360"/>
      </w:pPr>
    </w:lvl>
    <w:lvl w:ilvl="7" w:tplc="04360019" w:tentative="1">
      <w:start w:val="1"/>
      <w:numFmt w:val="lowerLetter"/>
      <w:lvlText w:val="%8."/>
      <w:lvlJc w:val="left"/>
      <w:pPr>
        <w:ind w:left="5466" w:hanging="360"/>
      </w:pPr>
    </w:lvl>
    <w:lvl w:ilvl="8" w:tplc="0436001B" w:tentative="1">
      <w:start w:val="1"/>
      <w:numFmt w:val="lowerRoman"/>
      <w:lvlText w:val="%9."/>
      <w:lvlJc w:val="right"/>
      <w:pPr>
        <w:ind w:left="6186" w:hanging="180"/>
      </w:pPr>
    </w:lvl>
  </w:abstractNum>
  <w:abstractNum w:abstractNumId="6" w15:restartNumberingAfterBreak="0">
    <w:nsid w:val="5F5E64C8"/>
    <w:multiLevelType w:val="hybridMultilevel"/>
    <w:tmpl w:val="DD6AD66C"/>
    <w:lvl w:ilvl="0" w:tplc="FFFFFFFF">
      <w:start w:val="1"/>
      <w:numFmt w:val="decimal"/>
      <w:lvlText w:val="%1."/>
      <w:lvlJc w:val="left"/>
      <w:pPr>
        <w:ind w:left="426" w:hanging="360"/>
      </w:pPr>
      <w:rPr>
        <w:rFonts w:hint="default"/>
        <w:b w:val="0"/>
        <w:b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7" w15:restartNumberingAfterBreak="0">
    <w:nsid w:val="7282366E"/>
    <w:multiLevelType w:val="hybridMultilevel"/>
    <w:tmpl w:val="CD8CFE56"/>
    <w:lvl w:ilvl="0" w:tplc="FFFFFFFF">
      <w:start w:val="1"/>
      <w:numFmt w:val="decimal"/>
      <w:lvlText w:val="%1."/>
      <w:lvlJc w:val="left"/>
      <w:pPr>
        <w:ind w:left="426" w:hanging="360"/>
      </w:pPr>
      <w:rPr>
        <w:rFonts w:hint="default"/>
        <w:b w:val="0"/>
        <w:b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num w:numId="1" w16cid:durableId="293567187">
    <w:abstractNumId w:val="5"/>
  </w:num>
  <w:num w:numId="2" w16cid:durableId="1340888125">
    <w:abstractNumId w:val="3"/>
  </w:num>
  <w:num w:numId="3" w16cid:durableId="2019231878">
    <w:abstractNumId w:val="7"/>
  </w:num>
  <w:num w:numId="4" w16cid:durableId="85470038">
    <w:abstractNumId w:val="2"/>
  </w:num>
  <w:num w:numId="5" w16cid:durableId="1141195614">
    <w:abstractNumId w:val="4"/>
  </w:num>
  <w:num w:numId="6" w16cid:durableId="121583646">
    <w:abstractNumId w:val="6"/>
  </w:num>
  <w:num w:numId="7" w16cid:durableId="1443645654">
    <w:abstractNumId w:val="1"/>
  </w:num>
  <w:num w:numId="8" w16cid:durableId="1580836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leen Roets">
    <w15:presenceInfo w15:providerId="Windows Live" w15:userId="e994fd723be12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formatting="1" w:enforcement="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813"/>
    <w:rsid w:val="00074457"/>
    <w:rsid w:val="000A57F0"/>
    <w:rsid w:val="000C4F56"/>
    <w:rsid w:val="000D3A74"/>
    <w:rsid w:val="00181306"/>
    <w:rsid w:val="00241C42"/>
    <w:rsid w:val="0024516E"/>
    <w:rsid w:val="002D681C"/>
    <w:rsid w:val="003911C3"/>
    <w:rsid w:val="00492EF5"/>
    <w:rsid w:val="004A3176"/>
    <w:rsid w:val="004B7D72"/>
    <w:rsid w:val="004F6020"/>
    <w:rsid w:val="0057566A"/>
    <w:rsid w:val="006361E9"/>
    <w:rsid w:val="006468A8"/>
    <w:rsid w:val="00730D3E"/>
    <w:rsid w:val="0073158C"/>
    <w:rsid w:val="007436B5"/>
    <w:rsid w:val="007A59FF"/>
    <w:rsid w:val="007B560B"/>
    <w:rsid w:val="008F35CF"/>
    <w:rsid w:val="009077B4"/>
    <w:rsid w:val="00913EDA"/>
    <w:rsid w:val="009549B1"/>
    <w:rsid w:val="00985131"/>
    <w:rsid w:val="009F5F83"/>
    <w:rsid w:val="00A11F24"/>
    <w:rsid w:val="00A56E1B"/>
    <w:rsid w:val="00AB1FE8"/>
    <w:rsid w:val="00AD5813"/>
    <w:rsid w:val="00AE1BB3"/>
    <w:rsid w:val="00B076EA"/>
    <w:rsid w:val="00C9340B"/>
    <w:rsid w:val="00CF6407"/>
    <w:rsid w:val="00D267D3"/>
    <w:rsid w:val="00D63212"/>
    <w:rsid w:val="00DA3C68"/>
    <w:rsid w:val="00E04C57"/>
    <w:rsid w:val="00E360FB"/>
    <w:rsid w:val="00EC79AB"/>
    <w:rsid w:val="00F3455D"/>
    <w:rsid w:val="00F718CC"/>
    <w:rsid w:val="00F71D8F"/>
    <w:rsid w:val="00F92E3C"/>
    <w:rsid w:val="00F9364A"/>
    <w:rsid w:val="00FB4E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D6FA"/>
  <w15:chartTrackingRefBased/>
  <w15:docId w15:val="{3F7132AD-43ED-422A-9B0D-0D2E23CC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
    <w:name w:val="Normal"/>
    <w:rsid w:val="00F9364A"/>
    <w:pPr>
      <w:spacing w:after="240" w:line="360" w:lineRule="auto"/>
      <w:jc w:val="both"/>
    </w:pPr>
    <w:rPr>
      <w:rFonts w:ascii="Arial" w:eastAsia="Times New Roman" w:hAnsi="Arial" w:cs="Times New Roman"/>
      <w:kern w:val="0"/>
      <w:szCs w:val="20"/>
      <w:lang w:val="af-ZA"/>
      <w14:ligatures w14:val="none"/>
    </w:rPr>
  </w:style>
  <w:style w:type="character" w:default="1" w:styleId="Verstekparagraaffont">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ys">
    <w:name w:val="No List"/>
    <w:uiPriority w:val="99"/>
    <w:semiHidden/>
    <w:unhideWhenUsed/>
  </w:style>
  <w:style w:type="table" w:styleId="Tabelrooster">
    <w:name w:val="Table Grid"/>
    <w:basedOn w:val="Standaardtabel"/>
    <w:uiPriority w:val="59"/>
    <w:rsid w:val="00AD5813"/>
    <w:pPr>
      <w:spacing w:after="120" w:line="240" w:lineRule="auto"/>
      <w:jc w:val="both"/>
    </w:pPr>
    <w:rPr>
      <w:rFonts w:ascii="Times New Roman" w:eastAsia="Times New Roman" w:hAnsi="Times New Roman"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ysParagraaf">
    <w:name w:val="List Paragraph"/>
    <w:aliases w:val="List Paragraph 1,List Paragraph1,List[1:1],Bullets"/>
    <w:basedOn w:val="Normaal"/>
    <w:link w:val="LysParagraafKar"/>
    <w:uiPriority w:val="34"/>
    <w:qFormat/>
    <w:rsid w:val="00AD5813"/>
    <w:pPr>
      <w:ind w:left="720"/>
      <w:contextualSpacing/>
    </w:pPr>
  </w:style>
  <w:style w:type="character" w:customStyle="1" w:styleId="LysParagraafKar">
    <w:name w:val="Lys Paragraaf Kar"/>
    <w:aliases w:val="List Paragraph 1 Kar,List Paragraph1 Kar,List[1:1] Kar,Bullets Kar"/>
    <w:basedOn w:val="Verstekparagraaffont"/>
    <w:link w:val="LysParagraaf"/>
    <w:uiPriority w:val="34"/>
    <w:locked/>
    <w:rsid w:val="00AD5813"/>
    <w:rPr>
      <w:rFonts w:ascii="Arial" w:eastAsia="Times New Roman" w:hAnsi="Arial" w:cs="Times New Roman"/>
      <w:kern w:val="0"/>
      <w:szCs w:val="20"/>
      <w:lang w:val="af-ZA"/>
      <w14:ligatures w14:val="none"/>
    </w:rPr>
  </w:style>
  <w:style w:type="paragraph" w:styleId="Lyskolpunt">
    <w:name w:val="List Bullet"/>
    <w:basedOn w:val="Normaal"/>
    <w:uiPriority w:val="99"/>
    <w:unhideWhenUsed/>
    <w:rsid w:val="00913EDA"/>
    <w:pPr>
      <w:numPr>
        <w:numId w:val="8"/>
      </w:numPr>
      <w:contextualSpacing/>
    </w:pPr>
  </w:style>
  <w:style w:type="character" w:styleId="Opmerkingverwysing">
    <w:name w:val="annotation reference"/>
    <w:basedOn w:val="Verstekparagraaffont"/>
    <w:uiPriority w:val="99"/>
    <w:semiHidden/>
    <w:unhideWhenUsed/>
    <w:rsid w:val="00F3455D"/>
    <w:rPr>
      <w:sz w:val="16"/>
      <w:szCs w:val="16"/>
    </w:rPr>
  </w:style>
  <w:style w:type="paragraph" w:styleId="Opmerking-teks">
    <w:name w:val="annotation text"/>
    <w:basedOn w:val="Normaal"/>
    <w:link w:val="Opmerking-teksKar"/>
    <w:uiPriority w:val="99"/>
    <w:unhideWhenUsed/>
    <w:rsid w:val="00F3455D"/>
    <w:pPr>
      <w:spacing w:line="240" w:lineRule="auto"/>
    </w:pPr>
    <w:rPr>
      <w:sz w:val="20"/>
    </w:rPr>
  </w:style>
  <w:style w:type="character" w:customStyle="1" w:styleId="Opmerking-teksKar">
    <w:name w:val="Opmerking-teks Kar"/>
    <w:basedOn w:val="Verstekparagraaffont"/>
    <w:link w:val="Opmerking-teks"/>
    <w:uiPriority w:val="99"/>
    <w:rsid w:val="00F3455D"/>
    <w:rPr>
      <w:rFonts w:ascii="Arial" w:eastAsia="Times New Roman" w:hAnsi="Arial" w:cs="Times New Roman"/>
      <w:kern w:val="0"/>
      <w:sz w:val="20"/>
      <w:szCs w:val="20"/>
      <w:lang w:val="af-ZA"/>
      <w14:ligatures w14:val="none"/>
    </w:rPr>
  </w:style>
  <w:style w:type="paragraph" w:styleId="Onderwerpvanopmerking">
    <w:name w:val="annotation subject"/>
    <w:basedOn w:val="Opmerking-teks"/>
    <w:next w:val="Opmerking-teks"/>
    <w:link w:val="OnderwerpvanopmerkingKar"/>
    <w:uiPriority w:val="99"/>
    <w:semiHidden/>
    <w:unhideWhenUsed/>
    <w:rsid w:val="00F3455D"/>
    <w:rPr>
      <w:b/>
      <w:bCs/>
    </w:rPr>
  </w:style>
  <w:style w:type="character" w:customStyle="1" w:styleId="OnderwerpvanopmerkingKar">
    <w:name w:val="Onderwerp van opmerking Kar"/>
    <w:basedOn w:val="Opmerking-teksKar"/>
    <w:link w:val="Onderwerpvanopmerking"/>
    <w:uiPriority w:val="99"/>
    <w:semiHidden/>
    <w:rsid w:val="00F3455D"/>
    <w:rPr>
      <w:rFonts w:ascii="Arial" w:eastAsia="Times New Roman" w:hAnsi="Arial" w:cs="Times New Roman"/>
      <w:b/>
      <w:bCs/>
      <w:kern w:val="0"/>
      <w:sz w:val="20"/>
      <w:szCs w:val="20"/>
      <w:lang w:val="af-ZA"/>
      <w14:ligatures w14:val="none"/>
    </w:rPr>
  </w:style>
  <w:style w:type="paragraph" w:styleId="Hersiening">
    <w:name w:val="Revision"/>
    <w:hidden/>
    <w:uiPriority w:val="99"/>
    <w:semiHidden/>
    <w:rsid w:val="00EC79AB"/>
    <w:pPr>
      <w:spacing w:after="0" w:line="240" w:lineRule="auto"/>
    </w:pPr>
    <w:rPr>
      <w:rFonts w:ascii="Arial" w:eastAsia="Times New Roman" w:hAnsi="Arial" w:cs="Times New Roman"/>
      <w:kern w:val="0"/>
      <w:szCs w:val="20"/>
      <w:lang w:val="af-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3C1C3-EC44-47C2-AFD3-BDD6C852A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Pages>
  <Words>1279</Words>
  <Characters>7291</Characters>
  <Application>Microsoft Office Word</Application>
  <DocSecurity>0</DocSecurity>
  <Lines>60</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Maretha Steyn</dc:creator>
  <cp:keywords/>
  <dc:description/>
  <cp:lastModifiedBy>Cathleen Roets</cp:lastModifiedBy>
  <cp:revision>25</cp:revision>
  <cp:lastPrinted>2026-03-11T09:19:00Z</cp:lastPrinted>
  <dcterms:created xsi:type="dcterms:W3CDTF">2026-01-12T19:07:00Z</dcterms:created>
  <dcterms:modified xsi:type="dcterms:W3CDTF">2026-03-11T09:20:00Z</dcterms:modified>
</cp:coreProperties>
</file>